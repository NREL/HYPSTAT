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4513" w14:textId="77777777" w:rsidR="00080440" w:rsidRPr="00982D93" w:rsidRDefault="00080440" w:rsidP="00982D93">
      <w:bookmarkStart w:id="0" w:name="_Toc131909737"/>
      <w:bookmarkStart w:id="1" w:name="_Toc131922506"/>
      <w:bookmarkStart w:id="2" w:name="_Toc131925442"/>
      <w:bookmarkStart w:id="3" w:name="_Toc131925488"/>
      <w:bookmarkStart w:id="4" w:name="_Toc224638697"/>
      <w:bookmarkStart w:id="5" w:name="_Toc224638774"/>
      <w:bookmarkStart w:id="6" w:name="_Toc225321100"/>
      <w:bookmarkStart w:id="7" w:name="_Toc225321603"/>
      <w:bookmarkStart w:id="8" w:name="_Toc225577220"/>
      <w:bookmarkStart w:id="9" w:name="_Toc225583133"/>
    </w:p>
    <w:p w14:paraId="03C9B98E" w14:textId="77777777" w:rsidR="00080440" w:rsidRPr="00982D93" w:rsidRDefault="00080440" w:rsidP="00982D93"/>
    <w:p w14:paraId="6CE03348" w14:textId="77777777" w:rsidR="00080440" w:rsidRDefault="00080440" w:rsidP="00982D93"/>
    <w:p w14:paraId="701C41EC" w14:textId="77777777" w:rsidR="00982D93" w:rsidRDefault="00982D93" w:rsidP="00982D93"/>
    <w:p w14:paraId="0719E2D0" w14:textId="77777777" w:rsidR="00982D93" w:rsidRDefault="00982D93" w:rsidP="00982D93"/>
    <w:p w14:paraId="071F0495" w14:textId="77777777" w:rsidR="00982D93" w:rsidRDefault="00982D93" w:rsidP="00982D93"/>
    <w:p w14:paraId="4BFF7263" w14:textId="77777777" w:rsidR="00982D93" w:rsidRPr="00982D93" w:rsidRDefault="00982D93" w:rsidP="00982D93"/>
    <w:p w14:paraId="21D42AE4" w14:textId="77777777" w:rsidR="00080440" w:rsidRPr="00982D93" w:rsidRDefault="00080440" w:rsidP="00982D93"/>
    <w:p w14:paraId="637E2805" w14:textId="5A218569" w:rsidR="00911C1C" w:rsidRPr="00214C8C" w:rsidRDefault="002F1322" w:rsidP="00214C8C">
      <w:pPr>
        <w:pStyle w:val="NRELTitlePlaceholder"/>
      </w:pPr>
      <w:r>
        <w:t>Hydrogen Production, Storage, and Transmission Analysis Tool (HYPSTAT) Model Documentation</w:t>
      </w:r>
    </w:p>
    <w:p w14:paraId="79D234AF" w14:textId="3E2EB367" w:rsidR="00911C1C" w:rsidRPr="00911C1C" w:rsidRDefault="002F1322" w:rsidP="00080440">
      <w:pPr>
        <w:pStyle w:val="NRELByline"/>
      </w:pPr>
      <w:r>
        <w:t xml:space="preserve">Joe Brauch, Yijin Li, Steven Percy, Jesse Cruce, Mark </w:t>
      </w:r>
      <w:proofErr w:type="gramStart"/>
      <w:r>
        <w:t>Ruth?,</w:t>
      </w:r>
      <w:proofErr w:type="gramEnd"/>
      <w:r>
        <w:t xml:space="preserve"> Laura Vimmerstedt?</w:t>
      </w:r>
    </w:p>
    <w:p w14:paraId="103C1ADC" w14:textId="77777777" w:rsidR="00080440" w:rsidRDefault="00080440" w:rsidP="00404739">
      <w:pPr>
        <w:pStyle w:val="xNRELTemplateInstructions"/>
      </w:pPr>
    </w:p>
    <w:p w14:paraId="6CDF1202" w14:textId="77777777" w:rsidR="00080440" w:rsidRDefault="00080440" w:rsidP="00404739">
      <w:pPr>
        <w:pStyle w:val="xNRELTemplateInstructions"/>
      </w:pPr>
    </w:p>
    <w:p w14:paraId="44C2B762" w14:textId="77777777" w:rsidR="00404739" w:rsidRPr="00CB2B41" w:rsidRDefault="00404739" w:rsidP="008A14A9">
      <w:pPr>
        <w:pStyle w:val="xNRELTemplateInstructions"/>
      </w:pPr>
      <w:r w:rsidRPr="00CB2B41">
        <w:t xml:space="preserve">This </w:t>
      </w:r>
      <w:r w:rsidR="00911C1C">
        <w:t>page</w:t>
      </w:r>
      <w:r w:rsidRPr="00CB2B41">
        <w:t xml:space="preserve"> can be deleted for final PDF preparation when the cover </w:t>
      </w:r>
      <w:proofErr w:type="gramStart"/>
      <w:r w:rsidRPr="00CB2B41">
        <w:t>will be</w:t>
      </w:r>
      <w:proofErr w:type="gramEnd"/>
      <w:r w:rsidRPr="00CB2B41">
        <w:t xml:space="preserve"> added.</w:t>
      </w:r>
    </w:p>
    <w:p w14:paraId="7D0210BA" w14:textId="77777777" w:rsidR="00911C1C" w:rsidRDefault="00911C1C" w:rsidP="004E5CBC">
      <w:pPr>
        <w:pStyle w:val="NRELHead01"/>
        <w:sectPr w:rsidR="00911C1C" w:rsidSect="00456A4A">
          <w:headerReference w:type="even" r:id="rId11"/>
          <w:headerReference w:type="default" r:id="rId12"/>
          <w:footerReference w:type="even" r:id="rId13"/>
          <w:footerReference w:type="default" r:id="rId14"/>
          <w:headerReference w:type="first" r:id="rId15"/>
          <w:footerReference w:type="first" r:id="rId16"/>
          <w:type w:val="continuous"/>
          <w:pgSz w:w="12240" w:h="15840" w:code="181"/>
          <w:pgMar w:top="1440" w:right="1440" w:bottom="1440" w:left="1440" w:header="720" w:footer="432" w:gutter="0"/>
          <w:pgNumType w:fmt="lowerRoman" w:start="3"/>
          <w:cols w:space="720"/>
          <w:docGrid w:linePitch="326"/>
        </w:sectPr>
      </w:pPr>
    </w:p>
    <w:p w14:paraId="53489F83" w14:textId="77777777" w:rsidR="006D1517" w:rsidRDefault="001F75A5" w:rsidP="00982D93">
      <w:pPr>
        <w:pStyle w:val="NRELHead01NotinTOC"/>
      </w:pPr>
      <w:r w:rsidRPr="00153DAB">
        <w:lastRenderedPageBreak/>
        <w:t>Foreword</w:t>
      </w:r>
    </w:p>
    <w:p w14:paraId="241C4CD1" w14:textId="77777777" w:rsidR="006D1517" w:rsidRDefault="001F75A5" w:rsidP="00B4487F">
      <w:pPr>
        <w:pStyle w:val="NRELBodyText"/>
      </w:pPr>
      <w:r>
        <w:t xml:space="preserve">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p w14:paraId="6CBBBACD" w14:textId="77777777" w:rsidR="001F75A5" w:rsidRDefault="001F75A5" w:rsidP="003B5D9D">
      <w:pPr>
        <w:pStyle w:val="NRELHead01NotinTOC"/>
      </w:pPr>
      <w:r w:rsidRPr="00A179C5">
        <w:br w:type="page"/>
      </w:r>
      <w:r>
        <w:lastRenderedPageBreak/>
        <w:t>Preface</w:t>
      </w:r>
    </w:p>
    <w:p w14:paraId="78FA323F" w14:textId="77777777" w:rsidR="001F75A5" w:rsidRDefault="001F75A5" w:rsidP="001F75A5">
      <w:pPr>
        <w:pStyle w:val="NRELBodyText"/>
      </w:pPr>
      <w:r>
        <w:t xml:space="preserve">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p w14:paraId="31668AC2" w14:textId="77777777" w:rsidR="006D1517" w:rsidRDefault="006D1517" w:rsidP="003B5D9D">
      <w:pPr>
        <w:pStyle w:val="NRELHead01NotinTOC"/>
      </w:pPr>
      <w:r w:rsidRPr="00A179C5">
        <w:br w:type="page"/>
      </w:r>
      <w:bookmarkStart w:id="10" w:name="_Toc291051266"/>
      <w:r w:rsidR="00D7128E">
        <w:lastRenderedPageBreak/>
        <w:t>Acknowledg</w:t>
      </w:r>
      <w:r>
        <w:t>ments</w:t>
      </w:r>
      <w:bookmarkEnd w:id="10"/>
    </w:p>
    <w:p w14:paraId="45E5EF4C" w14:textId="77777777" w:rsidR="006D1517" w:rsidRDefault="006D1517" w:rsidP="00A72BA6">
      <w:pPr>
        <w:pStyle w:val="NRELBodyText"/>
      </w:pPr>
      <w:r>
        <w:t xml:space="preserve">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p w14:paraId="211A00A4" w14:textId="77777777" w:rsidR="006D1517" w:rsidRDefault="006D1517" w:rsidP="003B5D9D">
      <w:pPr>
        <w:pStyle w:val="NRELHead01NotinTOC"/>
      </w:pPr>
      <w:r>
        <w:br w:type="page"/>
      </w:r>
      <w:bookmarkStart w:id="11" w:name="_Toc291051267"/>
      <w:r w:rsidR="00EB2031" w:rsidRPr="00EB2031">
        <w:lastRenderedPageBreak/>
        <w:t>List of Acronyms</w:t>
      </w:r>
      <w:bookmarkEnd w:id="11"/>
    </w:p>
    <w:p w14:paraId="7D9758BC" w14:textId="77777777" w:rsidR="00920373" w:rsidRDefault="00920373" w:rsidP="00920373">
      <w:pPr>
        <w:pStyle w:val="NRELNomenclature"/>
      </w:pPr>
      <w:r>
        <w:t>AAA</w:t>
      </w:r>
      <w:r>
        <w:tab/>
        <w:t>Define abbreviations</w:t>
      </w:r>
    </w:p>
    <w:p w14:paraId="3234173D" w14:textId="77777777" w:rsidR="00920373" w:rsidRDefault="00920373" w:rsidP="00920373">
      <w:pPr>
        <w:pStyle w:val="NRELNomenclature"/>
      </w:pPr>
      <w:r>
        <w:t>BAT</w:t>
      </w:r>
      <w:r>
        <w:tab/>
        <w:t>Define acronyms</w:t>
      </w:r>
    </w:p>
    <w:p w14:paraId="136C4B37" w14:textId="77777777" w:rsidR="00920373" w:rsidRDefault="00920373">
      <w:pPr>
        <w:pStyle w:val="NRELNomenclature"/>
      </w:pPr>
      <w:r>
        <w:t>CAD</w:t>
      </w:r>
      <w:r>
        <w:tab/>
        <w:t>Define initialisms</w:t>
      </w:r>
    </w:p>
    <w:p w14:paraId="3C8E3E78" w14:textId="77777777" w:rsidR="00766B7C" w:rsidDel="00505A61" w:rsidRDefault="00766B7C" w:rsidP="00BD51C3">
      <w:pPr>
        <w:pStyle w:val="NRELHead01"/>
        <w:rPr>
          <w:del w:id="12" w:author="Li, Yijin" w:date="2024-12-11T12:56:00Z" w16du:dateUtc="2024-12-11T20:56:00Z"/>
        </w:rPr>
      </w:pPr>
      <w:r>
        <w:br w:type="page"/>
      </w:r>
      <w:bookmarkStart w:id="13" w:name="_Toc179465200"/>
      <w:r>
        <w:lastRenderedPageBreak/>
        <w:t xml:space="preserve">Executive </w:t>
      </w:r>
      <w:proofErr w:type="spellStart"/>
      <w:r>
        <w:t>Summary</w:t>
      </w:r>
      <w:bookmarkEnd w:id="13"/>
    </w:p>
    <w:p w14:paraId="10649A0C" w14:textId="555CCFC3" w:rsidR="00505A61" w:rsidRDefault="00505A61" w:rsidP="00505A61">
      <w:pPr>
        <w:pStyle w:val="NRELBodyText"/>
      </w:pPr>
      <w:r>
        <w:t>The</w:t>
      </w:r>
      <w:proofErr w:type="spellEnd"/>
      <w:r>
        <w:t xml:space="preserve"> Hydrogen Production, Storage, and Transmission Analysis Tool (HYPSTAT) is a modeling framework developed by the National Renewable Energy Laboratory (NREL) to support the analysis of hydrogen systems. HYPSTAT focuses on key components of hydrogen infrastructure, particularly electrolytic hydrogen production, hydrogen storage, and hydrogen transmission, as part of the transition to decarbonized energy systems</w:t>
      </w:r>
    </w:p>
    <w:p w14:paraId="22054464" w14:textId="74B52E0F" w:rsidR="00505A61" w:rsidRDefault="00505A61" w:rsidP="00505A61">
      <w:pPr>
        <w:pStyle w:val="NRELBodyText"/>
      </w:pPr>
      <w:r>
        <w:t xml:space="preserve">HYPSTAT operates as a supply-to-demand model, taking a fixed exogenous demand as input and optimizing the design and operation of the hydrogen system to meet that demand. It determines cost-optimal configurations based on specified </w:t>
      </w:r>
      <w:proofErr w:type="gramStart"/>
      <w:r>
        <w:t>technology</w:t>
      </w:r>
      <w:proofErr w:type="gramEnd"/>
      <w:r>
        <w:t xml:space="preserve"> options and system constraints. HYPSTAT formulates the hydrogen system as a linear or mixed-integer linear optimization problem using the </w:t>
      </w:r>
      <w:proofErr w:type="spellStart"/>
      <w:r>
        <w:t>Pyomo</w:t>
      </w:r>
      <w:proofErr w:type="spellEnd"/>
      <w:r>
        <w:t xml:space="preserve"> package in Python. The tool supports key processes such as input handling, model formulation, and solving. While basic output processing capabilities are under development, the primary focus remains on model formulation and optimization. HYPSTAT can be configured in two optimization modes: mixed-integer and fully linear. The mixed-integer mode captures non-linear pipeline costs, while the fully linear mode simplifies the formulation and reduces solve times.</w:t>
      </w:r>
    </w:p>
    <w:p w14:paraId="658AA781" w14:textId="16517E54" w:rsidR="00505A61" w:rsidRDefault="00505A61" w:rsidP="00505A61">
      <w:pPr>
        <w:pStyle w:val="NRELBodyText"/>
      </w:pPr>
      <w:r>
        <w:t xml:space="preserve">HYPSTAT does not account for endogenous market dynamics such as fluctuating supply and demand conditions or hydrogen pricing. The demand is treated as fixed, and the results capture system costs but do not estimate hydrogen market prices directly. Additionally, the model is designed to simulate a single year at a time, making it unsuitable for capacity expansion analysis, although the input structure allows for easy execution of multiple year analyses to draw insights </w:t>
      </w:r>
      <w:proofErr w:type="gramStart"/>
      <w:r>
        <w:t>about</w:t>
      </w:r>
      <w:proofErr w:type="gramEnd"/>
      <w:r>
        <w:t xml:space="preserve"> long-term capacity growth.</w:t>
      </w:r>
    </w:p>
    <w:p w14:paraId="72831E9F" w14:textId="5EC19C9E" w:rsidR="00505A61" w:rsidRDefault="00505A61" w:rsidP="00505A61">
      <w:pPr>
        <w:pStyle w:val="NRELBodyText"/>
      </w:pPr>
      <w:r>
        <w:t>To improve pipeline location results, HYPSTAT supports a two-step solve approach, first using coarser resolution and then refining with higher resolution. The tool also offers flexible time resolution, allowing users to down-sample input data for faster model solves.</w:t>
      </w:r>
    </w:p>
    <w:p w14:paraId="4C9A4216" w14:textId="739CC656" w:rsidR="00505A61" w:rsidRDefault="00505A61" w:rsidP="00505A61">
      <w:pPr>
        <w:pStyle w:val="NRELBodyText"/>
      </w:pPr>
      <w:r>
        <w:t xml:space="preserve">HYPSTAT is designed to assist in evaluating system-level hydrogen infrastructure needs, offering insights into optimal system configurations, including the integration of renewable energy and hydrogen production systems. Its </w:t>
      </w:r>
      <w:proofErr w:type="gramStart"/>
      <w:r>
        <w:t>outputs</w:t>
      </w:r>
      <w:proofErr w:type="gramEnd"/>
      <w:r>
        <w:t xml:space="preserve"> can inform decision-making for policymakers, system planners, and energy developers, especially in areas focused on the transition to clean energy systems. While HYPSTAT provides valuable insights into hydrogen system operations and infrastructure needs, it has some limitations. These include its inability to capture dynamic market behaviors and the omission of non-electrolytic hydrogen production. Additionally, limited output processing capabilities are currently under development, suggesting further expansion of HYPSTAT’s functionality in future versions.</w:t>
      </w:r>
    </w:p>
    <w:p w14:paraId="1ADBC601" w14:textId="77777777" w:rsidR="00505A61" w:rsidRDefault="00505A61" w:rsidP="00505A61">
      <w:pPr>
        <w:pStyle w:val="NRELBodyText"/>
      </w:pPr>
    </w:p>
    <w:p w14:paraId="35D5C5ED" w14:textId="77777777" w:rsidR="00505A61" w:rsidRDefault="00505A61" w:rsidP="00505A61">
      <w:pPr>
        <w:pStyle w:val="NRELBodyText"/>
      </w:pPr>
    </w:p>
    <w:p w14:paraId="3D4C0E2D" w14:textId="77777777" w:rsidR="00505A61" w:rsidRDefault="00505A61" w:rsidP="00505A61">
      <w:pPr>
        <w:pStyle w:val="NRELBodyText"/>
      </w:pPr>
    </w:p>
    <w:p w14:paraId="5E864338" w14:textId="77777777" w:rsidR="006D1517" w:rsidRDefault="006D1517" w:rsidP="003B5D9D">
      <w:pPr>
        <w:pStyle w:val="NRELHead01NotinTOC"/>
      </w:pPr>
      <w:r>
        <w:br w:type="page"/>
      </w:r>
      <w:bookmarkStart w:id="14" w:name="_Toc291051268"/>
      <w:r w:rsidR="00D71573">
        <w:lastRenderedPageBreak/>
        <w:t xml:space="preserve">Table of </w:t>
      </w:r>
      <w:r>
        <w:t>Contents</w:t>
      </w:r>
      <w:bookmarkEnd w:id="14"/>
    </w:p>
    <w:p w14:paraId="48B1805C" w14:textId="739F91EB" w:rsidR="006E476F" w:rsidRDefault="006A2292">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\h \z \t "NREL_Head_02,2,NREL_Head_01,1,NREL_Head_03,3,NREL_Head_01_Numbered,1,NREL_Head_02_Numbered,2,NREL_Head_03_Numbered,3" </w:instrText>
      </w:r>
      <w:r>
        <w:fldChar w:fldCharType="separate"/>
      </w:r>
      <w:hyperlink w:anchor="_Toc179465200" w:history="1">
        <w:r w:rsidR="006E476F" w:rsidRPr="007B213A">
          <w:rPr>
            <w:rStyle w:val="Hyperlink"/>
            <w:noProof/>
          </w:rPr>
          <w:t>Executive Summary</w:t>
        </w:r>
        <w:r w:rsidR="006E476F">
          <w:rPr>
            <w:noProof/>
            <w:webHidden/>
          </w:rPr>
          <w:tab/>
        </w:r>
        <w:r w:rsidR="006E476F">
          <w:rPr>
            <w:noProof/>
            <w:webHidden/>
          </w:rPr>
          <w:fldChar w:fldCharType="begin"/>
        </w:r>
        <w:r w:rsidR="006E476F">
          <w:rPr>
            <w:noProof/>
            <w:webHidden/>
          </w:rPr>
          <w:instrText xml:space="preserve"> PAGEREF _Toc179465200 \h </w:instrText>
        </w:r>
        <w:r w:rsidR="006E476F">
          <w:rPr>
            <w:noProof/>
            <w:webHidden/>
          </w:rPr>
        </w:r>
        <w:r w:rsidR="006E476F">
          <w:rPr>
            <w:noProof/>
            <w:webHidden/>
          </w:rPr>
          <w:fldChar w:fldCharType="separate"/>
        </w:r>
        <w:r w:rsidR="006E476F">
          <w:rPr>
            <w:noProof/>
            <w:webHidden/>
          </w:rPr>
          <w:t>vii</w:t>
        </w:r>
        <w:r w:rsidR="006E476F">
          <w:rPr>
            <w:noProof/>
            <w:webHidden/>
          </w:rPr>
          <w:fldChar w:fldCharType="end"/>
        </w:r>
      </w:hyperlink>
    </w:p>
    <w:p w14:paraId="5C9613AD" w14:textId="64703994"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01" w:history="1">
        <w:r w:rsidRPr="007B213A">
          <w:rPr>
            <w:rStyle w:val="Hyperlink"/>
            <w:noProof/>
          </w:rPr>
          <w:t>1</w:t>
        </w:r>
        <w:r>
          <w:rPr>
            <w:rFonts w:asciiTheme="minorHAnsi" w:eastAsiaTheme="minorEastAsia" w:hAnsiTheme="minorHAnsi" w:cstheme="minorBidi"/>
            <w:b w:val="0"/>
            <w:noProof/>
            <w:color w:val="auto"/>
            <w:kern w:val="2"/>
            <w:sz w:val="24"/>
            <w:szCs w:val="24"/>
            <w14:ligatures w14:val="standardContextual"/>
          </w:rPr>
          <w:tab/>
        </w:r>
        <w:r w:rsidRPr="007B213A">
          <w:rPr>
            <w:rStyle w:val="Hyperlink"/>
            <w:noProof/>
          </w:rPr>
          <w:t>Quick Start Guide</w:t>
        </w:r>
        <w:r>
          <w:rPr>
            <w:noProof/>
            <w:webHidden/>
          </w:rPr>
          <w:tab/>
        </w:r>
        <w:r>
          <w:rPr>
            <w:noProof/>
            <w:webHidden/>
          </w:rPr>
          <w:fldChar w:fldCharType="begin"/>
        </w:r>
        <w:r>
          <w:rPr>
            <w:noProof/>
            <w:webHidden/>
          </w:rPr>
          <w:instrText xml:space="preserve"> PAGEREF _Toc179465201 \h </w:instrText>
        </w:r>
        <w:r>
          <w:rPr>
            <w:noProof/>
            <w:webHidden/>
          </w:rPr>
        </w:r>
        <w:r>
          <w:rPr>
            <w:noProof/>
            <w:webHidden/>
          </w:rPr>
          <w:fldChar w:fldCharType="separate"/>
        </w:r>
        <w:r>
          <w:rPr>
            <w:noProof/>
            <w:webHidden/>
          </w:rPr>
          <w:t>1</w:t>
        </w:r>
        <w:r>
          <w:rPr>
            <w:noProof/>
            <w:webHidden/>
          </w:rPr>
          <w:fldChar w:fldCharType="end"/>
        </w:r>
      </w:hyperlink>
    </w:p>
    <w:p w14:paraId="047DADEA" w14:textId="7360E54C"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02" w:history="1">
        <w:r w:rsidRPr="007B213A">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Designing your system</w:t>
        </w:r>
        <w:r>
          <w:rPr>
            <w:noProof/>
            <w:webHidden/>
          </w:rPr>
          <w:tab/>
        </w:r>
        <w:r>
          <w:rPr>
            <w:noProof/>
            <w:webHidden/>
          </w:rPr>
          <w:fldChar w:fldCharType="begin"/>
        </w:r>
        <w:r>
          <w:rPr>
            <w:noProof/>
            <w:webHidden/>
          </w:rPr>
          <w:instrText xml:space="preserve"> PAGEREF _Toc179465202 \h </w:instrText>
        </w:r>
        <w:r>
          <w:rPr>
            <w:noProof/>
            <w:webHidden/>
          </w:rPr>
        </w:r>
        <w:r>
          <w:rPr>
            <w:noProof/>
            <w:webHidden/>
          </w:rPr>
          <w:fldChar w:fldCharType="separate"/>
        </w:r>
        <w:r>
          <w:rPr>
            <w:noProof/>
            <w:webHidden/>
          </w:rPr>
          <w:t>1</w:t>
        </w:r>
        <w:r>
          <w:rPr>
            <w:noProof/>
            <w:webHidden/>
          </w:rPr>
          <w:fldChar w:fldCharType="end"/>
        </w:r>
      </w:hyperlink>
    </w:p>
    <w:p w14:paraId="6485AA38" w14:textId="1FB32979"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03" w:history="1">
        <w:r w:rsidRPr="007B213A">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Formatting your inputs</w:t>
        </w:r>
        <w:r>
          <w:rPr>
            <w:noProof/>
            <w:webHidden/>
          </w:rPr>
          <w:tab/>
        </w:r>
        <w:r>
          <w:rPr>
            <w:noProof/>
            <w:webHidden/>
          </w:rPr>
          <w:fldChar w:fldCharType="begin"/>
        </w:r>
        <w:r>
          <w:rPr>
            <w:noProof/>
            <w:webHidden/>
          </w:rPr>
          <w:instrText xml:space="preserve"> PAGEREF _Toc179465203 \h </w:instrText>
        </w:r>
        <w:r>
          <w:rPr>
            <w:noProof/>
            <w:webHidden/>
          </w:rPr>
        </w:r>
        <w:r>
          <w:rPr>
            <w:noProof/>
            <w:webHidden/>
          </w:rPr>
          <w:fldChar w:fldCharType="separate"/>
        </w:r>
        <w:r>
          <w:rPr>
            <w:noProof/>
            <w:webHidden/>
          </w:rPr>
          <w:t>1</w:t>
        </w:r>
        <w:r>
          <w:rPr>
            <w:noProof/>
            <w:webHidden/>
          </w:rPr>
          <w:fldChar w:fldCharType="end"/>
        </w:r>
      </w:hyperlink>
    </w:p>
    <w:p w14:paraId="76E019BB" w14:textId="04D51FC4"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04" w:history="1">
        <w:r w:rsidRPr="007B213A">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Running the model</w:t>
        </w:r>
        <w:r>
          <w:rPr>
            <w:noProof/>
            <w:webHidden/>
          </w:rPr>
          <w:tab/>
        </w:r>
        <w:r>
          <w:rPr>
            <w:noProof/>
            <w:webHidden/>
          </w:rPr>
          <w:fldChar w:fldCharType="begin"/>
        </w:r>
        <w:r>
          <w:rPr>
            <w:noProof/>
            <w:webHidden/>
          </w:rPr>
          <w:instrText xml:space="preserve"> PAGEREF _Toc179465204 \h </w:instrText>
        </w:r>
        <w:r>
          <w:rPr>
            <w:noProof/>
            <w:webHidden/>
          </w:rPr>
        </w:r>
        <w:r>
          <w:rPr>
            <w:noProof/>
            <w:webHidden/>
          </w:rPr>
          <w:fldChar w:fldCharType="separate"/>
        </w:r>
        <w:r>
          <w:rPr>
            <w:noProof/>
            <w:webHidden/>
          </w:rPr>
          <w:t>1</w:t>
        </w:r>
        <w:r>
          <w:rPr>
            <w:noProof/>
            <w:webHidden/>
          </w:rPr>
          <w:fldChar w:fldCharType="end"/>
        </w:r>
      </w:hyperlink>
    </w:p>
    <w:p w14:paraId="0E4810A6" w14:textId="6A46451B"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05" w:history="1">
        <w:r w:rsidRPr="007B213A">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7B213A">
          <w:rPr>
            <w:rStyle w:val="Hyperlink"/>
            <w:noProof/>
          </w:rPr>
          <w:t>Detailed Documentation</w:t>
        </w:r>
        <w:r>
          <w:rPr>
            <w:noProof/>
            <w:webHidden/>
          </w:rPr>
          <w:tab/>
        </w:r>
        <w:r>
          <w:rPr>
            <w:noProof/>
            <w:webHidden/>
          </w:rPr>
          <w:fldChar w:fldCharType="begin"/>
        </w:r>
        <w:r>
          <w:rPr>
            <w:noProof/>
            <w:webHidden/>
          </w:rPr>
          <w:instrText xml:space="preserve"> PAGEREF _Toc179465205 \h </w:instrText>
        </w:r>
        <w:r>
          <w:rPr>
            <w:noProof/>
            <w:webHidden/>
          </w:rPr>
        </w:r>
        <w:r>
          <w:rPr>
            <w:noProof/>
            <w:webHidden/>
          </w:rPr>
          <w:fldChar w:fldCharType="separate"/>
        </w:r>
        <w:r>
          <w:rPr>
            <w:noProof/>
            <w:webHidden/>
          </w:rPr>
          <w:t>2</w:t>
        </w:r>
        <w:r>
          <w:rPr>
            <w:noProof/>
            <w:webHidden/>
          </w:rPr>
          <w:fldChar w:fldCharType="end"/>
        </w:r>
      </w:hyperlink>
    </w:p>
    <w:p w14:paraId="7DB37190" w14:textId="5ABD06A0"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06" w:history="1">
        <w:r w:rsidRPr="007B213A">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Overview</w:t>
        </w:r>
        <w:r>
          <w:rPr>
            <w:noProof/>
            <w:webHidden/>
          </w:rPr>
          <w:tab/>
        </w:r>
        <w:r>
          <w:rPr>
            <w:noProof/>
            <w:webHidden/>
          </w:rPr>
          <w:fldChar w:fldCharType="begin"/>
        </w:r>
        <w:r>
          <w:rPr>
            <w:noProof/>
            <w:webHidden/>
          </w:rPr>
          <w:instrText xml:space="preserve"> PAGEREF _Toc179465206 \h </w:instrText>
        </w:r>
        <w:r>
          <w:rPr>
            <w:noProof/>
            <w:webHidden/>
          </w:rPr>
        </w:r>
        <w:r>
          <w:rPr>
            <w:noProof/>
            <w:webHidden/>
          </w:rPr>
          <w:fldChar w:fldCharType="separate"/>
        </w:r>
        <w:r>
          <w:rPr>
            <w:noProof/>
            <w:webHidden/>
          </w:rPr>
          <w:t>2</w:t>
        </w:r>
        <w:r>
          <w:rPr>
            <w:noProof/>
            <w:webHidden/>
          </w:rPr>
          <w:fldChar w:fldCharType="end"/>
        </w:r>
      </w:hyperlink>
    </w:p>
    <w:p w14:paraId="6818A988" w14:textId="2A7116CE"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07" w:history="1">
        <w:r w:rsidRPr="007B213A">
          <w:rPr>
            <w:rStyle w:val="Hyperlink"/>
            <w:rFonts w:eastAsia="Times"/>
            <w:noProof/>
          </w:rPr>
          <w:t>2.1.1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Terminology</w:t>
        </w:r>
        <w:r>
          <w:rPr>
            <w:noProof/>
            <w:webHidden/>
          </w:rPr>
          <w:tab/>
        </w:r>
        <w:r>
          <w:rPr>
            <w:noProof/>
            <w:webHidden/>
          </w:rPr>
          <w:fldChar w:fldCharType="begin"/>
        </w:r>
        <w:r>
          <w:rPr>
            <w:noProof/>
            <w:webHidden/>
          </w:rPr>
          <w:instrText xml:space="preserve"> PAGEREF _Toc179465207 \h </w:instrText>
        </w:r>
        <w:r>
          <w:rPr>
            <w:noProof/>
            <w:webHidden/>
          </w:rPr>
        </w:r>
        <w:r>
          <w:rPr>
            <w:noProof/>
            <w:webHidden/>
          </w:rPr>
          <w:fldChar w:fldCharType="separate"/>
        </w:r>
        <w:r>
          <w:rPr>
            <w:noProof/>
            <w:webHidden/>
          </w:rPr>
          <w:t>2</w:t>
        </w:r>
        <w:r>
          <w:rPr>
            <w:noProof/>
            <w:webHidden/>
          </w:rPr>
          <w:fldChar w:fldCharType="end"/>
        </w:r>
      </w:hyperlink>
    </w:p>
    <w:p w14:paraId="152CA8F1" w14:textId="56907293"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08" w:history="1">
        <w:r w:rsidRPr="007B213A">
          <w:rPr>
            <w:rStyle w:val="Hyperlink"/>
            <w:rFonts w:eastAsia="Times"/>
            <w:noProof/>
          </w:rPr>
          <w:t>2.1.2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Fundamental units</w:t>
        </w:r>
        <w:r>
          <w:rPr>
            <w:noProof/>
            <w:webHidden/>
          </w:rPr>
          <w:tab/>
        </w:r>
        <w:r>
          <w:rPr>
            <w:noProof/>
            <w:webHidden/>
          </w:rPr>
          <w:fldChar w:fldCharType="begin"/>
        </w:r>
        <w:r>
          <w:rPr>
            <w:noProof/>
            <w:webHidden/>
          </w:rPr>
          <w:instrText xml:space="preserve"> PAGEREF _Toc179465208 \h </w:instrText>
        </w:r>
        <w:r>
          <w:rPr>
            <w:noProof/>
            <w:webHidden/>
          </w:rPr>
        </w:r>
        <w:r>
          <w:rPr>
            <w:noProof/>
            <w:webHidden/>
          </w:rPr>
          <w:fldChar w:fldCharType="separate"/>
        </w:r>
        <w:r>
          <w:rPr>
            <w:noProof/>
            <w:webHidden/>
          </w:rPr>
          <w:t>3</w:t>
        </w:r>
        <w:r>
          <w:rPr>
            <w:noProof/>
            <w:webHidden/>
          </w:rPr>
          <w:fldChar w:fldCharType="end"/>
        </w:r>
      </w:hyperlink>
    </w:p>
    <w:p w14:paraId="6D59D38E" w14:textId="11A293F8"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09" w:history="1">
        <w:r w:rsidRPr="007B213A">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Scope and Functionality</w:t>
        </w:r>
        <w:r>
          <w:rPr>
            <w:noProof/>
            <w:webHidden/>
          </w:rPr>
          <w:tab/>
        </w:r>
        <w:r>
          <w:rPr>
            <w:noProof/>
            <w:webHidden/>
          </w:rPr>
          <w:fldChar w:fldCharType="begin"/>
        </w:r>
        <w:r>
          <w:rPr>
            <w:noProof/>
            <w:webHidden/>
          </w:rPr>
          <w:instrText xml:space="preserve"> PAGEREF _Toc179465209 \h </w:instrText>
        </w:r>
        <w:r>
          <w:rPr>
            <w:noProof/>
            <w:webHidden/>
          </w:rPr>
        </w:r>
        <w:r>
          <w:rPr>
            <w:noProof/>
            <w:webHidden/>
          </w:rPr>
          <w:fldChar w:fldCharType="separate"/>
        </w:r>
        <w:r>
          <w:rPr>
            <w:noProof/>
            <w:webHidden/>
          </w:rPr>
          <w:t>4</w:t>
        </w:r>
        <w:r>
          <w:rPr>
            <w:noProof/>
            <w:webHidden/>
          </w:rPr>
          <w:fldChar w:fldCharType="end"/>
        </w:r>
      </w:hyperlink>
    </w:p>
    <w:p w14:paraId="2A15DCA8" w14:textId="71BADAEC"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0" w:history="1">
        <w:r w:rsidRPr="007B213A">
          <w:rPr>
            <w:rStyle w:val="Hyperlink"/>
            <w:rFonts w:eastAsia="Times"/>
            <w:noProof/>
          </w:rPr>
          <w:t>2.2.1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Electricity Generation Technologies</w:t>
        </w:r>
        <w:r>
          <w:rPr>
            <w:noProof/>
            <w:webHidden/>
          </w:rPr>
          <w:tab/>
        </w:r>
        <w:r>
          <w:rPr>
            <w:noProof/>
            <w:webHidden/>
          </w:rPr>
          <w:fldChar w:fldCharType="begin"/>
        </w:r>
        <w:r>
          <w:rPr>
            <w:noProof/>
            <w:webHidden/>
          </w:rPr>
          <w:instrText xml:space="preserve"> PAGEREF _Toc179465210 \h </w:instrText>
        </w:r>
        <w:r>
          <w:rPr>
            <w:noProof/>
            <w:webHidden/>
          </w:rPr>
        </w:r>
        <w:r>
          <w:rPr>
            <w:noProof/>
            <w:webHidden/>
          </w:rPr>
          <w:fldChar w:fldCharType="separate"/>
        </w:r>
        <w:r>
          <w:rPr>
            <w:noProof/>
            <w:webHidden/>
          </w:rPr>
          <w:t>5</w:t>
        </w:r>
        <w:r>
          <w:rPr>
            <w:noProof/>
            <w:webHidden/>
          </w:rPr>
          <w:fldChar w:fldCharType="end"/>
        </w:r>
      </w:hyperlink>
    </w:p>
    <w:p w14:paraId="23BEEC6E" w14:textId="2379AE3C"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1" w:history="1">
        <w:r w:rsidRPr="007B213A">
          <w:rPr>
            <w:rStyle w:val="Hyperlink"/>
            <w:rFonts w:eastAsia="Times"/>
            <w:noProof/>
          </w:rPr>
          <w:t>2.2.2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Hydrogen Production and Demand</w:t>
        </w:r>
        <w:r>
          <w:rPr>
            <w:noProof/>
            <w:webHidden/>
          </w:rPr>
          <w:tab/>
        </w:r>
        <w:r>
          <w:rPr>
            <w:noProof/>
            <w:webHidden/>
          </w:rPr>
          <w:fldChar w:fldCharType="begin"/>
        </w:r>
        <w:r>
          <w:rPr>
            <w:noProof/>
            <w:webHidden/>
          </w:rPr>
          <w:instrText xml:space="preserve"> PAGEREF _Toc179465211 \h </w:instrText>
        </w:r>
        <w:r>
          <w:rPr>
            <w:noProof/>
            <w:webHidden/>
          </w:rPr>
        </w:r>
        <w:r>
          <w:rPr>
            <w:noProof/>
            <w:webHidden/>
          </w:rPr>
          <w:fldChar w:fldCharType="separate"/>
        </w:r>
        <w:r>
          <w:rPr>
            <w:noProof/>
            <w:webHidden/>
          </w:rPr>
          <w:t>6</w:t>
        </w:r>
        <w:r>
          <w:rPr>
            <w:noProof/>
            <w:webHidden/>
          </w:rPr>
          <w:fldChar w:fldCharType="end"/>
        </w:r>
      </w:hyperlink>
    </w:p>
    <w:p w14:paraId="6E80F1CE" w14:textId="213C5A1F"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2" w:history="1">
        <w:r w:rsidRPr="007B213A">
          <w:rPr>
            <w:rStyle w:val="Hyperlink"/>
            <w:rFonts w:eastAsia="Times"/>
            <w:noProof/>
          </w:rPr>
          <w:t>2.2.3</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Technology Costs</w:t>
        </w:r>
        <w:r>
          <w:rPr>
            <w:noProof/>
            <w:webHidden/>
          </w:rPr>
          <w:tab/>
        </w:r>
        <w:r>
          <w:rPr>
            <w:noProof/>
            <w:webHidden/>
          </w:rPr>
          <w:fldChar w:fldCharType="begin"/>
        </w:r>
        <w:r>
          <w:rPr>
            <w:noProof/>
            <w:webHidden/>
          </w:rPr>
          <w:instrText xml:space="preserve"> PAGEREF _Toc179465212 \h </w:instrText>
        </w:r>
        <w:r>
          <w:rPr>
            <w:noProof/>
            <w:webHidden/>
          </w:rPr>
        </w:r>
        <w:r>
          <w:rPr>
            <w:noProof/>
            <w:webHidden/>
          </w:rPr>
          <w:fldChar w:fldCharType="separate"/>
        </w:r>
        <w:r>
          <w:rPr>
            <w:noProof/>
            <w:webHidden/>
          </w:rPr>
          <w:t>7</w:t>
        </w:r>
        <w:r>
          <w:rPr>
            <w:noProof/>
            <w:webHidden/>
          </w:rPr>
          <w:fldChar w:fldCharType="end"/>
        </w:r>
      </w:hyperlink>
    </w:p>
    <w:p w14:paraId="63C94E5D" w14:textId="139C15A5"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3" w:history="1">
        <w:r w:rsidRPr="007B213A">
          <w:rPr>
            <w:rStyle w:val="Hyperlink"/>
            <w:rFonts w:eastAsia="Times"/>
            <w:noProof/>
          </w:rPr>
          <w:t>2.2.4</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Imports and Exports</w:t>
        </w:r>
        <w:r>
          <w:rPr>
            <w:noProof/>
            <w:webHidden/>
          </w:rPr>
          <w:tab/>
        </w:r>
        <w:r>
          <w:rPr>
            <w:noProof/>
            <w:webHidden/>
          </w:rPr>
          <w:fldChar w:fldCharType="begin"/>
        </w:r>
        <w:r>
          <w:rPr>
            <w:noProof/>
            <w:webHidden/>
          </w:rPr>
          <w:instrText xml:space="preserve"> PAGEREF _Toc179465213 \h </w:instrText>
        </w:r>
        <w:r>
          <w:rPr>
            <w:noProof/>
            <w:webHidden/>
          </w:rPr>
        </w:r>
        <w:r>
          <w:rPr>
            <w:noProof/>
            <w:webHidden/>
          </w:rPr>
          <w:fldChar w:fldCharType="separate"/>
        </w:r>
        <w:r>
          <w:rPr>
            <w:noProof/>
            <w:webHidden/>
          </w:rPr>
          <w:t>7</w:t>
        </w:r>
        <w:r>
          <w:rPr>
            <w:noProof/>
            <w:webHidden/>
          </w:rPr>
          <w:fldChar w:fldCharType="end"/>
        </w:r>
      </w:hyperlink>
    </w:p>
    <w:p w14:paraId="3CD04098" w14:textId="3EE23FA3"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4" w:history="1">
        <w:r w:rsidRPr="007B213A">
          <w:rPr>
            <w:rStyle w:val="Hyperlink"/>
            <w:rFonts w:eastAsia="Times"/>
            <w:noProof/>
          </w:rPr>
          <w:t>2.2.5</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System Outputs</w:t>
        </w:r>
        <w:r>
          <w:rPr>
            <w:noProof/>
            <w:webHidden/>
          </w:rPr>
          <w:tab/>
        </w:r>
        <w:r>
          <w:rPr>
            <w:noProof/>
            <w:webHidden/>
          </w:rPr>
          <w:fldChar w:fldCharType="begin"/>
        </w:r>
        <w:r>
          <w:rPr>
            <w:noProof/>
            <w:webHidden/>
          </w:rPr>
          <w:instrText xml:space="preserve"> PAGEREF _Toc179465214 \h </w:instrText>
        </w:r>
        <w:r>
          <w:rPr>
            <w:noProof/>
            <w:webHidden/>
          </w:rPr>
        </w:r>
        <w:r>
          <w:rPr>
            <w:noProof/>
            <w:webHidden/>
          </w:rPr>
          <w:fldChar w:fldCharType="separate"/>
        </w:r>
        <w:r>
          <w:rPr>
            <w:noProof/>
            <w:webHidden/>
          </w:rPr>
          <w:t>7</w:t>
        </w:r>
        <w:r>
          <w:rPr>
            <w:noProof/>
            <w:webHidden/>
          </w:rPr>
          <w:fldChar w:fldCharType="end"/>
        </w:r>
      </w:hyperlink>
    </w:p>
    <w:p w14:paraId="1C4AD5E5" w14:textId="2300B390"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5" w:history="1">
        <w:r w:rsidRPr="007B213A">
          <w:rPr>
            <w:rStyle w:val="Hyperlink"/>
            <w:rFonts w:eastAsia="Times"/>
            <w:noProof/>
          </w:rPr>
          <w:t>2.2.6</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Recommended Scope</w:t>
        </w:r>
        <w:r>
          <w:rPr>
            <w:noProof/>
            <w:webHidden/>
          </w:rPr>
          <w:tab/>
        </w:r>
        <w:r>
          <w:rPr>
            <w:noProof/>
            <w:webHidden/>
          </w:rPr>
          <w:fldChar w:fldCharType="begin"/>
        </w:r>
        <w:r>
          <w:rPr>
            <w:noProof/>
            <w:webHidden/>
          </w:rPr>
          <w:instrText xml:space="preserve"> PAGEREF _Toc179465215 \h </w:instrText>
        </w:r>
        <w:r>
          <w:rPr>
            <w:noProof/>
            <w:webHidden/>
          </w:rPr>
        </w:r>
        <w:r>
          <w:rPr>
            <w:noProof/>
            <w:webHidden/>
          </w:rPr>
          <w:fldChar w:fldCharType="separate"/>
        </w:r>
        <w:r>
          <w:rPr>
            <w:noProof/>
            <w:webHidden/>
          </w:rPr>
          <w:t>8</w:t>
        </w:r>
        <w:r>
          <w:rPr>
            <w:noProof/>
            <w:webHidden/>
          </w:rPr>
          <w:fldChar w:fldCharType="end"/>
        </w:r>
      </w:hyperlink>
    </w:p>
    <w:p w14:paraId="7DFC8163" w14:textId="74F9C0F3"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16" w:history="1">
        <w:r w:rsidRPr="007B213A">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Workflow</w:t>
        </w:r>
        <w:r>
          <w:rPr>
            <w:noProof/>
            <w:webHidden/>
          </w:rPr>
          <w:tab/>
        </w:r>
        <w:r>
          <w:rPr>
            <w:noProof/>
            <w:webHidden/>
          </w:rPr>
          <w:fldChar w:fldCharType="begin"/>
        </w:r>
        <w:r>
          <w:rPr>
            <w:noProof/>
            <w:webHidden/>
          </w:rPr>
          <w:instrText xml:space="preserve"> PAGEREF _Toc179465216 \h </w:instrText>
        </w:r>
        <w:r>
          <w:rPr>
            <w:noProof/>
            <w:webHidden/>
          </w:rPr>
        </w:r>
        <w:r>
          <w:rPr>
            <w:noProof/>
            <w:webHidden/>
          </w:rPr>
          <w:fldChar w:fldCharType="separate"/>
        </w:r>
        <w:r>
          <w:rPr>
            <w:noProof/>
            <w:webHidden/>
          </w:rPr>
          <w:t>9</w:t>
        </w:r>
        <w:r>
          <w:rPr>
            <w:noProof/>
            <w:webHidden/>
          </w:rPr>
          <w:fldChar w:fldCharType="end"/>
        </w:r>
      </w:hyperlink>
    </w:p>
    <w:p w14:paraId="5AFCB2F1" w14:textId="7BEDD47A"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7" w:history="1">
        <w:r w:rsidRPr="007B213A">
          <w:rPr>
            <w:rStyle w:val="Hyperlink"/>
            <w:rFonts w:eastAsia="Times"/>
            <w:noProof/>
          </w:rPr>
          <w:t>2.3.1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Input Handling</w:t>
        </w:r>
        <w:r>
          <w:rPr>
            <w:noProof/>
            <w:webHidden/>
          </w:rPr>
          <w:tab/>
        </w:r>
        <w:r>
          <w:rPr>
            <w:noProof/>
            <w:webHidden/>
          </w:rPr>
          <w:fldChar w:fldCharType="begin"/>
        </w:r>
        <w:r>
          <w:rPr>
            <w:noProof/>
            <w:webHidden/>
          </w:rPr>
          <w:instrText xml:space="preserve"> PAGEREF _Toc179465217 \h </w:instrText>
        </w:r>
        <w:r>
          <w:rPr>
            <w:noProof/>
            <w:webHidden/>
          </w:rPr>
        </w:r>
        <w:r>
          <w:rPr>
            <w:noProof/>
            <w:webHidden/>
          </w:rPr>
          <w:fldChar w:fldCharType="separate"/>
        </w:r>
        <w:r>
          <w:rPr>
            <w:noProof/>
            <w:webHidden/>
          </w:rPr>
          <w:t>9</w:t>
        </w:r>
        <w:r>
          <w:rPr>
            <w:noProof/>
            <w:webHidden/>
          </w:rPr>
          <w:fldChar w:fldCharType="end"/>
        </w:r>
      </w:hyperlink>
    </w:p>
    <w:p w14:paraId="2B69AAAF" w14:textId="710B3A7F"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8" w:history="1">
        <w:r w:rsidRPr="007B213A">
          <w:rPr>
            <w:rStyle w:val="Hyperlink"/>
            <w:rFonts w:eastAsia="Times"/>
            <w:noProof/>
          </w:rPr>
          <w:t>2.3.2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Model Formulation</w:t>
        </w:r>
        <w:r>
          <w:rPr>
            <w:noProof/>
            <w:webHidden/>
          </w:rPr>
          <w:tab/>
        </w:r>
        <w:r>
          <w:rPr>
            <w:noProof/>
            <w:webHidden/>
          </w:rPr>
          <w:fldChar w:fldCharType="begin"/>
        </w:r>
        <w:r>
          <w:rPr>
            <w:noProof/>
            <w:webHidden/>
          </w:rPr>
          <w:instrText xml:space="preserve"> PAGEREF _Toc179465218 \h </w:instrText>
        </w:r>
        <w:r>
          <w:rPr>
            <w:noProof/>
            <w:webHidden/>
          </w:rPr>
        </w:r>
        <w:r>
          <w:rPr>
            <w:noProof/>
            <w:webHidden/>
          </w:rPr>
          <w:fldChar w:fldCharType="separate"/>
        </w:r>
        <w:r>
          <w:rPr>
            <w:noProof/>
            <w:webHidden/>
          </w:rPr>
          <w:t>10</w:t>
        </w:r>
        <w:r>
          <w:rPr>
            <w:noProof/>
            <w:webHidden/>
          </w:rPr>
          <w:fldChar w:fldCharType="end"/>
        </w:r>
      </w:hyperlink>
    </w:p>
    <w:p w14:paraId="0FC5BAF8" w14:textId="3DA70552"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19" w:history="1">
        <w:r w:rsidRPr="007B213A">
          <w:rPr>
            <w:rStyle w:val="Hyperlink"/>
            <w:rFonts w:eastAsia="Times"/>
            <w:noProof/>
          </w:rPr>
          <w:t>2.3.3</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Solving the Model</w:t>
        </w:r>
        <w:r>
          <w:rPr>
            <w:noProof/>
            <w:webHidden/>
          </w:rPr>
          <w:tab/>
        </w:r>
        <w:r>
          <w:rPr>
            <w:noProof/>
            <w:webHidden/>
          </w:rPr>
          <w:fldChar w:fldCharType="begin"/>
        </w:r>
        <w:r>
          <w:rPr>
            <w:noProof/>
            <w:webHidden/>
          </w:rPr>
          <w:instrText xml:space="preserve"> PAGEREF _Toc179465219 \h </w:instrText>
        </w:r>
        <w:r>
          <w:rPr>
            <w:noProof/>
            <w:webHidden/>
          </w:rPr>
        </w:r>
        <w:r>
          <w:rPr>
            <w:noProof/>
            <w:webHidden/>
          </w:rPr>
          <w:fldChar w:fldCharType="separate"/>
        </w:r>
        <w:r>
          <w:rPr>
            <w:noProof/>
            <w:webHidden/>
          </w:rPr>
          <w:t>10</w:t>
        </w:r>
        <w:r>
          <w:rPr>
            <w:noProof/>
            <w:webHidden/>
          </w:rPr>
          <w:fldChar w:fldCharType="end"/>
        </w:r>
      </w:hyperlink>
    </w:p>
    <w:p w14:paraId="2FA262D5" w14:textId="42B7F2F2"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0" w:history="1">
        <w:r w:rsidRPr="007B213A">
          <w:rPr>
            <w:rStyle w:val="Hyperlink"/>
            <w:rFonts w:eastAsia="Times"/>
            <w:noProof/>
          </w:rPr>
          <w:t>2.3.4</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Recommended Two-Step Solve Process</w:t>
        </w:r>
        <w:r>
          <w:rPr>
            <w:noProof/>
            <w:webHidden/>
          </w:rPr>
          <w:tab/>
        </w:r>
        <w:r>
          <w:rPr>
            <w:noProof/>
            <w:webHidden/>
          </w:rPr>
          <w:fldChar w:fldCharType="begin"/>
        </w:r>
        <w:r>
          <w:rPr>
            <w:noProof/>
            <w:webHidden/>
          </w:rPr>
          <w:instrText xml:space="preserve"> PAGEREF _Toc179465220 \h </w:instrText>
        </w:r>
        <w:r>
          <w:rPr>
            <w:noProof/>
            <w:webHidden/>
          </w:rPr>
        </w:r>
        <w:r>
          <w:rPr>
            <w:noProof/>
            <w:webHidden/>
          </w:rPr>
          <w:fldChar w:fldCharType="separate"/>
        </w:r>
        <w:r>
          <w:rPr>
            <w:noProof/>
            <w:webHidden/>
          </w:rPr>
          <w:t>11</w:t>
        </w:r>
        <w:r>
          <w:rPr>
            <w:noProof/>
            <w:webHidden/>
          </w:rPr>
          <w:fldChar w:fldCharType="end"/>
        </w:r>
      </w:hyperlink>
    </w:p>
    <w:p w14:paraId="03B65BB3" w14:textId="55558CA4"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1" w:history="1">
        <w:r w:rsidRPr="007B213A">
          <w:rPr>
            <w:rStyle w:val="Hyperlink"/>
            <w:rFonts w:eastAsia="Times"/>
            <w:noProof/>
          </w:rPr>
          <w:t>2.3.5</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Writing Outputs</w:t>
        </w:r>
        <w:r>
          <w:rPr>
            <w:noProof/>
            <w:webHidden/>
          </w:rPr>
          <w:tab/>
        </w:r>
        <w:r>
          <w:rPr>
            <w:noProof/>
            <w:webHidden/>
          </w:rPr>
          <w:fldChar w:fldCharType="begin"/>
        </w:r>
        <w:r>
          <w:rPr>
            <w:noProof/>
            <w:webHidden/>
          </w:rPr>
          <w:instrText xml:space="preserve"> PAGEREF _Toc179465221 \h </w:instrText>
        </w:r>
        <w:r>
          <w:rPr>
            <w:noProof/>
            <w:webHidden/>
          </w:rPr>
        </w:r>
        <w:r>
          <w:rPr>
            <w:noProof/>
            <w:webHidden/>
          </w:rPr>
          <w:fldChar w:fldCharType="separate"/>
        </w:r>
        <w:r>
          <w:rPr>
            <w:noProof/>
            <w:webHidden/>
          </w:rPr>
          <w:t>11</w:t>
        </w:r>
        <w:r>
          <w:rPr>
            <w:noProof/>
            <w:webHidden/>
          </w:rPr>
          <w:fldChar w:fldCharType="end"/>
        </w:r>
      </w:hyperlink>
    </w:p>
    <w:p w14:paraId="05E89F19" w14:textId="69ADF903"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22" w:history="1">
        <w:r w:rsidRPr="007B213A">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Inputs</w:t>
        </w:r>
        <w:r>
          <w:rPr>
            <w:noProof/>
            <w:webHidden/>
          </w:rPr>
          <w:tab/>
        </w:r>
        <w:r>
          <w:rPr>
            <w:noProof/>
            <w:webHidden/>
          </w:rPr>
          <w:fldChar w:fldCharType="begin"/>
        </w:r>
        <w:r>
          <w:rPr>
            <w:noProof/>
            <w:webHidden/>
          </w:rPr>
          <w:instrText xml:space="preserve"> PAGEREF _Toc179465222 \h </w:instrText>
        </w:r>
        <w:r>
          <w:rPr>
            <w:noProof/>
            <w:webHidden/>
          </w:rPr>
        </w:r>
        <w:r>
          <w:rPr>
            <w:noProof/>
            <w:webHidden/>
          </w:rPr>
          <w:fldChar w:fldCharType="separate"/>
        </w:r>
        <w:r>
          <w:rPr>
            <w:noProof/>
            <w:webHidden/>
          </w:rPr>
          <w:t>11</w:t>
        </w:r>
        <w:r>
          <w:rPr>
            <w:noProof/>
            <w:webHidden/>
          </w:rPr>
          <w:fldChar w:fldCharType="end"/>
        </w:r>
      </w:hyperlink>
    </w:p>
    <w:p w14:paraId="482C36FB" w14:textId="74F45253"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3" w:history="1">
        <w:r w:rsidRPr="007B213A">
          <w:rPr>
            <w:rStyle w:val="Hyperlink"/>
            <w:rFonts w:eastAsia="Times"/>
            <w:noProof/>
          </w:rPr>
          <w:t>2.4.1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YAML File</w:t>
        </w:r>
        <w:r>
          <w:rPr>
            <w:noProof/>
            <w:webHidden/>
          </w:rPr>
          <w:tab/>
        </w:r>
        <w:r>
          <w:rPr>
            <w:noProof/>
            <w:webHidden/>
          </w:rPr>
          <w:fldChar w:fldCharType="begin"/>
        </w:r>
        <w:r>
          <w:rPr>
            <w:noProof/>
            <w:webHidden/>
          </w:rPr>
          <w:instrText xml:space="preserve"> PAGEREF _Toc179465223 \h </w:instrText>
        </w:r>
        <w:r>
          <w:rPr>
            <w:noProof/>
            <w:webHidden/>
          </w:rPr>
        </w:r>
        <w:r>
          <w:rPr>
            <w:noProof/>
            <w:webHidden/>
          </w:rPr>
          <w:fldChar w:fldCharType="separate"/>
        </w:r>
        <w:r>
          <w:rPr>
            <w:noProof/>
            <w:webHidden/>
          </w:rPr>
          <w:t>12</w:t>
        </w:r>
        <w:r>
          <w:rPr>
            <w:noProof/>
            <w:webHidden/>
          </w:rPr>
          <w:fldChar w:fldCharType="end"/>
        </w:r>
      </w:hyperlink>
    </w:p>
    <w:p w14:paraId="63461E29" w14:textId="6822BA08"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4" w:history="1">
        <w:r w:rsidRPr="007B213A">
          <w:rPr>
            <w:rStyle w:val="Hyperlink"/>
            <w:rFonts w:eastAsia="Times"/>
            <w:noProof/>
          </w:rPr>
          <w:t>2.4.2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Individual Input Files</w:t>
        </w:r>
        <w:r>
          <w:rPr>
            <w:noProof/>
            <w:webHidden/>
          </w:rPr>
          <w:tab/>
        </w:r>
        <w:r>
          <w:rPr>
            <w:noProof/>
            <w:webHidden/>
          </w:rPr>
          <w:fldChar w:fldCharType="begin"/>
        </w:r>
        <w:r>
          <w:rPr>
            <w:noProof/>
            <w:webHidden/>
          </w:rPr>
          <w:instrText xml:space="preserve"> PAGEREF _Toc179465224 \h </w:instrText>
        </w:r>
        <w:r>
          <w:rPr>
            <w:noProof/>
            <w:webHidden/>
          </w:rPr>
        </w:r>
        <w:r>
          <w:rPr>
            <w:noProof/>
            <w:webHidden/>
          </w:rPr>
          <w:fldChar w:fldCharType="separate"/>
        </w:r>
        <w:r>
          <w:rPr>
            <w:noProof/>
            <w:webHidden/>
          </w:rPr>
          <w:t>13</w:t>
        </w:r>
        <w:r>
          <w:rPr>
            <w:noProof/>
            <w:webHidden/>
          </w:rPr>
          <w:fldChar w:fldCharType="end"/>
        </w:r>
      </w:hyperlink>
    </w:p>
    <w:p w14:paraId="14000914" w14:textId="1CDE6708"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25" w:history="1">
        <w:r w:rsidRPr="007B213A">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Outputs</w:t>
        </w:r>
        <w:r>
          <w:rPr>
            <w:noProof/>
            <w:webHidden/>
          </w:rPr>
          <w:tab/>
        </w:r>
        <w:r>
          <w:rPr>
            <w:noProof/>
            <w:webHidden/>
          </w:rPr>
          <w:fldChar w:fldCharType="begin"/>
        </w:r>
        <w:r>
          <w:rPr>
            <w:noProof/>
            <w:webHidden/>
          </w:rPr>
          <w:instrText xml:space="preserve"> PAGEREF _Toc179465225 \h </w:instrText>
        </w:r>
        <w:r>
          <w:rPr>
            <w:noProof/>
            <w:webHidden/>
          </w:rPr>
        </w:r>
        <w:r>
          <w:rPr>
            <w:noProof/>
            <w:webHidden/>
          </w:rPr>
          <w:fldChar w:fldCharType="separate"/>
        </w:r>
        <w:r>
          <w:rPr>
            <w:noProof/>
            <w:webHidden/>
          </w:rPr>
          <w:t>17</w:t>
        </w:r>
        <w:r>
          <w:rPr>
            <w:noProof/>
            <w:webHidden/>
          </w:rPr>
          <w:fldChar w:fldCharType="end"/>
        </w:r>
      </w:hyperlink>
    </w:p>
    <w:p w14:paraId="6068F33E" w14:textId="59A3AFB6"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6" w:history="1">
        <w:r w:rsidRPr="007B213A">
          <w:rPr>
            <w:rStyle w:val="Hyperlink"/>
            <w:rFonts w:eastAsia="Times"/>
            <w:noProof/>
          </w:rPr>
          <w:t>2.5.1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Output Files</w:t>
        </w:r>
        <w:r>
          <w:rPr>
            <w:noProof/>
            <w:webHidden/>
          </w:rPr>
          <w:tab/>
        </w:r>
        <w:r>
          <w:rPr>
            <w:noProof/>
            <w:webHidden/>
          </w:rPr>
          <w:fldChar w:fldCharType="begin"/>
        </w:r>
        <w:r>
          <w:rPr>
            <w:noProof/>
            <w:webHidden/>
          </w:rPr>
          <w:instrText xml:space="preserve"> PAGEREF _Toc179465226 \h </w:instrText>
        </w:r>
        <w:r>
          <w:rPr>
            <w:noProof/>
            <w:webHidden/>
          </w:rPr>
        </w:r>
        <w:r>
          <w:rPr>
            <w:noProof/>
            <w:webHidden/>
          </w:rPr>
          <w:fldChar w:fldCharType="separate"/>
        </w:r>
        <w:r>
          <w:rPr>
            <w:noProof/>
            <w:webHidden/>
          </w:rPr>
          <w:t>17</w:t>
        </w:r>
        <w:r>
          <w:rPr>
            <w:noProof/>
            <w:webHidden/>
          </w:rPr>
          <w:fldChar w:fldCharType="end"/>
        </w:r>
      </w:hyperlink>
    </w:p>
    <w:p w14:paraId="35488D75" w14:textId="016541A7"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27" w:history="1">
        <w:r w:rsidRPr="007B213A">
          <w:rPr>
            <w:rStyle w:val="Hyperlink"/>
            <w:rFonts w:eastAsia="Times"/>
            <w:noProof/>
          </w:rPr>
          <w:t>2.5.2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Suggested use of outputs</w:t>
        </w:r>
        <w:r>
          <w:rPr>
            <w:noProof/>
            <w:webHidden/>
          </w:rPr>
          <w:tab/>
        </w:r>
        <w:r>
          <w:rPr>
            <w:noProof/>
            <w:webHidden/>
          </w:rPr>
          <w:fldChar w:fldCharType="begin"/>
        </w:r>
        <w:r>
          <w:rPr>
            <w:noProof/>
            <w:webHidden/>
          </w:rPr>
          <w:instrText xml:space="preserve"> PAGEREF _Toc179465227 \h </w:instrText>
        </w:r>
        <w:r>
          <w:rPr>
            <w:noProof/>
            <w:webHidden/>
          </w:rPr>
        </w:r>
        <w:r>
          <w:rPr>
            <w:noProof/>
            <w:webHidden/>
          </w:rPr>
          <w:fldChar w:fldCharType="separate"/>
        </w:r>
        <w:r>
          <w:rPr>
            <w:noProof/>
            <w:webHidden/>
          </w:rPr>
          <w:t>19</w:t>
        </w:r>
        <w:r>
          <w:rPr>
            <w:noProof/>
            <w:webHidden/>
          </w:rPr>
          <w:fldChar w:fldCharType="end"/>
        </w:r>
      </w:hyperlink>
    </w:p>
    <w:p w14:paraId="3B67859D" w14:textId="2494076B"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28" w:history="1">
        <w:r w:rsidRPr="007B213A">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7B213A">
          <w:rPr>
            <w:rStyle w:val="Hyperlink"/>
            <w:noProof/>
          </w:rPr>
          <w:t>A Simple Case Study</w:t>
        </w:r>
        <w:r>
          <w:rPr>
            <w:noProof/>
            <w:webHidden/>
          </w:rPr>
          <w:tab/>
        </w:r>
        <w:r>
          <w:rPr>
            <w:noProof/>
            <w:webHidden/>
          </w:rPr>
          <w:fldChar w:fldCharType="begin"/>
        </w:r>
        <w:r>
          <w:rPr>
            <w:noProof/>
            <w:webHidden/>
          </w:rPr>
          <w:instrText xml:space="preserve"> PAGEREF _Toc179465228 \h </w:instrText>
        </w:r>
        <w:r>
          <w:rPr>
            <w:noProof/>
            <w:webHidden/>
          </w:rPr>
        </w:r>
        <w:r>
          <w:rPr>
            <w:noProof/>
            <w:webHidden/>
          </w:rPr>
          <w:fldChar w:fldCharType="separate"/>
        </w:r>
        <w:r>
          <w:rPr>
            <w:noProof/>
            <w:webHidden/>
          </w:rPr>
          <w:t>21</w:t>
        </w:r>
        <w:r>
          <w:rPr>
            <w:noProof/>
            <w:webHidden/>
          </w:rPr>
          <w:fldChar w:fldCharType="end"/>
        </w:r>
      </w:hyperlink>
    </w:p>
    <w:p w14:paraId="0D7DB626" w14:textId="7D54EE34"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29" w:history="1">
        <w:r w:rsidRPr="007B213A">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Case Design</w:t>
        </w:r>
        <w:r>
          <w:rPr>
            <w:noProof/>
            <w:webHidden/>
          </w:rPr>
          <w:tab/>
        </w:r>
        <w:r>
          <w:rPr>
            <w:noProof/>
            <w:webHidden/>
          </w:rPr>
          <w:fldChar w:fldCharType="begin"/>
        </w:r>
        <w:r>
          <w:rPr>
            <w:noProof/>
            <w:webHidden/>
          </w:rPr>
          <w:instrText xml:space="preserve"> PAGEREF _Toc179465229 \h </w:instrText>
        </w:r>
        <w:r>
          <w:rPr>
            <w:noProof/>
            <w:webHidden/>
          </w:rPr>
        </w:r>
        <w:r>
          <w:rPr>
            <w:noProof/>
            <w:webHidden/>
          </w:rPr>
          <w:fldChar w:fldCharType="separate"/>
        </w:r>
        <w:r>
          <w:rPr>
            <w:noProof/>
            <w:webHidden/>
          </w:rPr>
          <w:t>21</w:t>
        </w:r>
        <w:r>
          <w:rPr>
            <w:noProof/>
            <w:webHidden/>
          </w:rPr>
          <w:fldChar w:fldCharType="end"/>
        </w:r>
      </w:hyperlink>
    </w:p>
    <w:p w14:paraId="2AC188AD" w14:textId="298FB29F"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0" w:history="1">
        <w:r w:rsidRPr="007B213A">
          <w:rPr>
            <w:rStyle w:val="Hyperlink"/>
            <w:rFonts w:eastAsia="Times"/>
            <w:noProof/>
          </w:rPr>
          <w:t>3.1.1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Nodes and Network</w:t>
        </w:r>
        <w:r>
          <w:rPr>
            <w:noProof/>
            <w:webHidden/>
          </w:rPr>
          <w:tab/>
        </w:r>
        <w:r>
          <w:rPr>
            <w:noProof/>
            <w:webHidden/>
          </w:rPr>
          <w:fldChar w:fldCharType="begin"/>
        </w:r>
        <w:r>
          <w:rPr>
            <w:noProof/>
            <w:webHidden/>
          </w:rPr>
          <w:instrText xml:space="preserve"> PAGEREF _Toc179465230 \h </w:instrText>
        </w:r>
        <w:r>
          <w:rPr>
            <w:noProof/>
            <w:webHidden/>
          </w:rPr>
        </w:r>
        <w:r>
          <w:rPr>
            <w:noProof/>
            <w:webHidden/>
          </w:rPr>
          <w:fldChar w:fldCharType="separate"/>
        </w:r>
        <w:r>
          <w:rPr>
            <w:noProof/>
            <w:webHidden/>
          </w:rPr>
          <w:t>21</w:t>
        </w:r>
        <w:r>
          <w:rPr>
            <w:noProof/>
            <w:webHidden/>
          </w:rPr>
          <w:fldChar w:fldCharType="end"/>
        </w:r>
      </w:hyperlink>
    </w:p>
    <w:p w14:paraId="5DA52984" w14:textId="598E63E8"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1" w:history="1">
        <w:r w:rsidRPr="007B213A">
          <w:rPr>
            <w:rStyle w:val="Hyperlink"/>
            <w:rFonts w:eastAsia="Times"/>
            <w:noProof/>
          </w:rPr>
          <w:t>3.1.2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Technologies and Cost References</w:t>
        </w:r>
        <w:r>
          <w:rPr>
            <w:noProof/>
            <w:webHidden/>
          </w:rPr>
          <w:tab/>
        </w:r>
        <w:r>
          <w:rPr>
            <w:noProof/>
            <w:webHidden/>
          </w:rPr>
          <w:fldChar w:fldCharType="begin"/>
        </w:r>
        <w:r>
          <w:rPr>
            <w:noProof/>
            <w:webHidden/>
          </w:rPr>
          <w:instrText xml:space="preserve"> PAGEREF _Toc179465231 \h </w:instrText>
        </w:r>
        <w:r>
          <w:rPr>
            <w:noProof/>
            <w:webHidden/>
          </w:rPr>
        </w:r>
        <w:r>
          <w:rPr>
            <w:noProof/>
            <w:webHidden/>
          </w:rPr>
          <w:fldChar w:fldCharType="separate"/>
        </w:r>
        <w:r>
          <w:rPr>
            <w:noProof/>
            <w:webHidden/>
          </w:rPr>
          <w:t>23</w:t>
        </w:r>
        <w:r>
          <w:rPr>
            <w:noProof/>
            <w:webHidden/>
          </w:rPr>
          <w:fldChar w:fldCharType="end"/>
        </w:r>
      </w:hyperlink>
    </w:p>
    <w:p w14:paraId="24369089" w14:textId="4E7933B1"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32" w:history="1">
        <w:r w:rsidRPr="007B213A">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Potential Considerations for Results Processing</w:t>
        </w:r>
        <w:r>
          <w:rPr>
            <w:noProof/>
            <w:webHidden/>
          </w:rPr>
          <w:tab/>
        </w:r>
        <w:r>
          <w:rPr>
            <w:noProof/>
            <w:webHidden/>
          </w:rPr>
          <w:fldChar w:fldCharType="begin"/>
        </w:r>
        <w:r>
          <w:rPr>
            <w:noProof/>
            <w:webHidden/>
          </w:rPr>
          <w:instrText xml:space="preserve"> PAGEREF _Toc179465232 \h </w:instrText>
        </w:r>
        <w:r>
          <w:rPr>
            <w:noProof/>
            <w:webHidden/>
          </w:rPr>
        </w:r>
        <w:r>
          <w:rPr>
            <w:noProof/>
            <w:webHidden/>
          </w:rPr>
          <w:fldChar w:fldCharType="separate"/>
        </w:r>
        <w:r>
          <w:rPr>
            <w:noProof/>
            <w:webHidden/>
          </w:rPr>
          <w:t>23</w:t>
        </w:r>
        <w:r>
          <w:rPr>
            <w:noProof/>
            <w:webHidden/>
          </w:rPr>
          <w:fldChar w:fldCharType="end"/>
        </w:r>
      </w:hyperlink>
    </w:p>
    <w:p w14:paraId="5C539A9B" w14:textId="12D45772"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3" w:history="1">
        <w:r w:rsidRPr="007B213A">
          <w:rPr>
            <w:rStyle w:val="Hyperlink"/>
            <w:rFonts w:eastAsia="Times"/>
            <w:noProof/>
          </w:rPr>
          <w:t>3.2.1</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Hydrogen Cost Calculations: Total CAPEX, OPEX, and Levelized Costs</w:t>
        </w:r>
        <w:r>
          <w:rPr>
            <w:noProof/>
            <w:webHidden/>
          </w:rPr>
          <w:tab/>
        </w:r>
        <w:r>
          <w:rPr>
            <w:noProof/>
            <w:webHidden/>
          </w:rPr>
          <w:fldChar w:fldCharType="begin"/>
        </w:r>
        <w:r>
          <w:rPr>
            <w:noProof/>
            <w:webHidden/>
          </w:rPr>
          <w:instrText xml:space="preserve"> PAGEREF _Toc179465233 \h </w:instrText>
        </w:r>
        <w:r>
          <w:rPr>
            <w:noProof/>
            <w:webHidden/>
          </w:rPr>
        </w:r>
        <w:r>
          <w:rPr>
            <w:noProof/>
            <w:webHidden/>
          </w:rPr>
          <w:fldChar w:fldCharType="separate"/>
        </w:r>
        <w:r>
          <w:rPr>
            <w:noProof/>
            <w:webHidden/>
          </w:rPr>
          <w:t>23</w:t>
        </w:r>
        <w:r>
          <w:rPr>
            <w:noProof/>
            <w:webHidden/>
          </w:rPr>
          <w:fldChar w:fldCharType="end"/>
        </w:r>
      </w:hyperlink>
    </w:p>
    <w:p w14:paraId="0E5F070D" w14:textId="6677127B"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4" w:history="1">
        <w:r w:rsidRPr="007B213A">
          <w:rPr>
            <w:rStyle w:val="Hyperlink"/>
            <w:rFonts w:eastAsia="Times"/>
            <w:noProof/>
          </w:rPr>
          <w:t>3.2.2</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System Design</w:t>
        </w:r>
        <w:r>
          <w:rPr>
            <w:noProof/>
            <w:webHidden/>
          </w:rPr>
          <w:tab/>
        </w:r>
        <w:r>
          <w:rPr>
            <w:noProof/>
            <w:webHidden/>
          </w:rPr>
          <w:fldChar w:fldCharType="begin"/>
        </w:r>
        <w:r>
          <w:rPr>
            <w:noProof/>
            <w:webHidden/>
          </w:rPr>
          <w:instrText xml:space="preserve"> PAGEREF _Toc179465234 \h </w:instrText>
        </w:r>
        <w:r>
          <w:rPr>
            <w:noProof/>
            <w:webHidden/>
          </w:rPr>
        </w:r>
        <w:r>
          <w:rPr>
            <w:noProof/>
            <w:webHidden/>
          </w:rPr>
          <w:fldChar w:fldCharType="separate"/>
        </w:r>
        <w:r>
          <w:rPr>
            <w:noProof/>
            <w:webHidden/>
          </w:rPr>
          <w:t>25</w:t>
        </w:r>
        <w:r>
          <w:rPr>
            <w:noProof/>
            <w:webHidden/>
          </w:rPr>
          <w:fldChar w:fldCharType="end"/>
        </w:r>
      </w:hyperlink>
    </w:p>
    <w:p w14:paraId="6E9E2FEC" w14:textId="088CA1E7"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5" w:history="1">
        <w:r w:rsidRPr="007B213A">
          <w:rPr>
            <w:rStyle w:val="Hyperlink"/>
            <w:rFonts w:eastAsia="Times"/>
            <w:noProof/>
          </w:rPr>
          <w:t>3.2.3</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Operating Dynamics for RE, Electrolyzers, Transmission, and Storage</w:t>
        </w:r>
        <w:r>
          <w:rPr>
            <w:noProof/>
            <w:webHidden/>
          </w:rPr>
          <w:tab/>
        </w:r>
        <w:r>
          <w:rPr>
            <w:noProof/>
            <w:webHidden/>
          </w:rPr>
          <w:fldChar w:fldCharType="begin"/>
        </w:r>
        <w:r>
          <w:rPr>
            <w:noProof/>
            <w:webHidden/>
          </w:rPr>
          <w:instrText xml:space="preserve"> PAGEREF _Toc179465235 \h </w:instrText>
        </w:r>
        <w:r>
          <w:rPr>
            <w:noProof/>
            <w:webHidden/>
          </w:rPr>
        </w:r>
        <w:r>
          <w:rPr>
            <w:noProof/>
            <w:webHidden/>
          </w:rPr>
          <w:fldChar w:fldCharType="separate"/>
        </w:r>
        <w:r>
          <w:rPr>
            <w:noProof/>
            <w:webHidden/>
          </w:rPr>
          <w:t>26</w:t>
        </w:r>
        <w:r>
          <w:rPr>
            <w:noProof/>
            <w:webHidden/>
          </w:rPr>
          <w:fldChar w:fldCharType="end"/>
        </w:r>
      </w:hyperlink>
    </w:p>
    <w:p w14:paraId="45A16566" w14:textId="15588264" w:rsidR="006E476F" w:rsidRDefault="006E476F">
      <w:pPr>
        <w:pStyle w:val="TOC3"/>
        <w:tabs>
          <w:tab w:val="left" w:pos="1584"/>
        </w:tabs>
        <w:rPr>
          <w:rFonts w:asciiTheme="minorHAnsi" w:eastAsiaTheme="minorEastAsia" w:hAnsiTheme="minorHAnsi" w:cstheme="minorBidi"/>
          <w:noProof/>
          <w:color w:val="auto"/>
          <w:kern w:val="2"/>
          <w:sz w:val="24"/>
          <w:szCs w:val="24"/>
          <w14:ligatures w14:val="standardContextual"/>
        </w:rPr>
      </w:pPr>
      <w:hyperlink w:anchor="_Toc179465236" w:history="1">
        <w:r w:rsidRPr="007B213A">
          <w:rPr>
            <w:rStyle w:val="Hyperlink"/>
            <w:rFonts w:eastAsia="Times"/>
            <w:noProof/>
          </w:rPr>
          <w:t>3.2.4</w:t>
        </w:r>
        <w:r>
          <w:rPr>
            <w:rFonts w:asciiTheme="minorHAnsi" w:eastAsiaTheme="minorEastAsia" w:hAnsiTheme="minorHAnsi" w:cstheme="minorBidi"/>
            <w:noProof/>
            <w:color w:val="auto"/>
            <w:kern w:val="2"/>
            <w:sz w:val="24"/>
            <w:szCs w:val="24"/>
            <w14:ligatures w14:val="standardContextual"/>
          </w:rPr>
          <w:tab/>
        </w:r>
        <w:r w:rsidRPr="007B213A">
          <w:rPr>
            <w:rStyle w:val="Hyperlink"/>
            <w:rFonts w:eastAsia="Times"/>
            <w:noProof/>
          </w:rPr>
          <w:t>Levelized Cost of Electricity (LCOE) and Capacity Factors</w:t>
        </w:r>
        <w:r>
          <w:rPr>
            <w:noProof/>
            <w:webHidden/>
          </w:rPr>
          <w:tab/>
        </w:r>
        <w:r>
          <w:rPr>
            <w:noProof/>
            <w:webHidden/>
          </w:rPr>
          <w:fldChar w:fldCharType="begin"/>
        </w:r>
        <w:r>
          <w:rPr>
            <w:noProof/>
            <w:webHidden/>
          </w:rPr>
          <w:instrText xml:space="preserve"> PAGEREF _Toc179465236 \h </w:instrText>
        </w:r>
        <w:r>
          <w:rPr>
            <w:noProof/>
            <w:webHidden/>
          </w:rPr>
        </w:r>
        <w:r>
          <w:rPr>
            <w:noProof/>
            <w:webHidden/>
          </w:rPr>
          <w:fldChar w:fldCharType="separate"/>
        </w:r>
        <w:r>
          <w:rPr>
            <w:noProof/>
            <w:webHidden/>
          </w:rPr>
          <w:t>26</w:t>
        </w:r>
        <w:r>
          <w:rPr>
            <w:noProof/>
            <w:webHidden/>
          </w:rPr>
          <w:fldChar w:fldCharType="end"/>
        </w:r>
      </w:hyperlink>
    </w:p>
    <w:p w14:paraId="5BBBCCD9" w14:textId="47003C96"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37" w:history="1">
        <w:r w:rsidRPr="007B213A">
          <w:rPr>
            <w:rStyle w:val="Hyperlink"/>
            <w:noProof/>
          </w:rPr>
          <w:t>Glossary</w:t>
        </w:r>
        <w:r>
          <w:rPr>
            <w:noProof/>
            <w:webHidden/>
          </w:rPr>
          <w:tab/>
        </w:r>
        <w:r>
          <w:rPr>
            <w:noProof/>
            <w:webHidden/>
          </w:rPr>
          <w:fldChar w:fldCharType="begin"/>
        </w:r>
        <w:r>
          <w:rPr>
            <w:noProof/>
            <w:webHidden/>
          </w:rPr>
          <w:instrText xml:space="preserve"> PAGEREF _Toc179465237 \h </w:instrText>
        </w:r>
        <w:r>
          <w:rPr>
            <w:noProof/>
            <w:webHidden/>
          </w:rPr>
        </w:r>
        <w:r>
          <w:rPr>
            <w:noProof/>
            <w:webHidden/>
          </w:rPr>
          <w:fldChar w:fldCharType="separate"/>
        </w:r>
        <w:r>
          <w:rPr>
            <w:noProof/>
            <w:webHidden/>
          </w:rPr>
          <w:t>28</w:t>
        </w:r>
        <w:r>
          <w:rPr>
            <w:noProof/>
            <w:webHidden/>
          </w:rPr>
          <w:fldChar w:fldCharType="end"/>
        </w:r>
      </w:hyperlink>
    </w:p>
    <w:p w14:paraId="4EAE9605" w14:textId="22C1B67D"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38" w:history="1">
        <w:r w:rsidRPr="007B213A">
          <w:rPr>
            <w:rStyle w:val="Hyperlink"/>
            <w:noProof/>
          </w:rPr>
          <w:t>References</w:t>
        </w:r>
        <w:r>
          <w:rPr>
            <w:noProof/>
            <w:webHidden/>
          </w:rPr>
          <w:tab/>
        </w:r>
        <w:r>
          <w:rPr>
            <w:noProof/>
            <w:webHidden/>
          </w:rPr>
          <w:fldChar w:fldCharType="begin"/>
        </w:r>
        <w:r>
          <w:rPr>
            <w:noProof/>
            <w:webHidden/>
          </w:rPr>
          <w:instrText xml:space="preserve"> PAGEREF _Toc179465238 \h </w:instrText>
        </w:r>
        <w:r>
          <w:rPr>
            <w:noProof/>
            <w:webHidden/>
          </w:rPr>
        </w:r>
        <w:r>
          <w:rPr>
            <w:noProof/>
            <w:webHidden/>
          </w:rPr>
          <w:fldChar w:fldCharType="separate"/>
        </w:r>
        <w:r>
          <w:rPr>
            <w:noProof/>
            <w:webHidden/>
          </w:rPr>
          <w:t>29</w:t>
        </w:r>
        <w:r>
          <w:rPr>
            <w:noProof/>
            <w:webHidden/>
          </w:rPr>
          <w:fldChar w:fldCharType="end"/>
        </w:r>
      </w:hyperlink>
    </w:p>
    <w:p w14:paraId="1ABE1AF4" w14:textId="5ACD39F5" w:rsidR="006E476F" w:rsidRDefault="006E476F">
      <w:pPr>
        <w:pStyle w:val="TOC1"/>
        <w:rPr>
          <w:rFonts w:asciiTheme="minorHAnsi" w:eastAsiaTheme="minorEastAsia" w:hAnsiTheme="minorHAnsi" w:cstheme="minorBidi"/>
          <w:b w:val="0"/>
          <w:noProof/>
          <w:color w:val="auto"/>
          <w:kern w:val="2"/>
          <w:sz w:val="24"/>
          <w:szCs w:val="24"/>
          <w14:ligatures w14:val="standardContextual"/>
        </w:rPr>
      </w:pPr>
      <w:hyperlink w:anchor="_Toc179465239" w:history="1">
        <w:r w:rsidRPr="007B213A">
          <w:rPr>
            <w:rStyle w:val="Hyperlink"/>
            <w:noProof/>
          </w:rPr>
          <w:t>Appendix A: HYPSTAT Optimization Formulation</w:t>
        </w:r>
        <w:r>
          <w:rPr>
            <w:noProof/>
            <w:webHidden/>
          </w:rPr>
          <w:tab/>
        </w:r>
        <w:r>
          <w:rPr>
            <w:noProof/>
            <w:webHidden/>
          </w:rPr>
          <w:fldChar w:fldCharType="begin"/>
        </w:r>
        <w:r>
          <w:rPr>
            <w:noProof/>
            <w:webHidden/>
          </w:rPr>
          <w:instrText xml:space="preserve"> PAGEREF _Toc179465239 \h </w:instrText>
        </w:r>
        <w:r>
          <w:rPr>
            <w:noProof/>
            <w:webHidden/>
          </w:rPr>
        </w:r>
        <w:r>
          <w:rPr>
            <w:noProof/>
            <w:webHidden/>
          </w:rPr>
          <w:fldChar w:fldCharType="separate"/>
        </w:r>
        <w:r>
          <w:rPr>
            <w:noProof/>
            <w:webHidden/>
          </w:rPr>
          <w:t>1</w:t>
        </w:r>
        <w:r>
          <w:rPr>
            <w:noProof/>
            <w:webHidden/>
          </w:rPr>
          <w:fldChar w:fldCharType="end"/>
        </w:r>
      </w:hyperlink>
    </w:p>
    <w:p w14:paraId="0A1CD404" w14:textId="6F4D3513"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0" w:history="1">
        <w:r w:rsidRPr="007B213A">
          <w:rPr>
            <w:rStyle w:val="Hyperlink"/>
            <w:rFonts w:eastAsia="Times"/>
            <w:noProof/>
          </w:rPr>
          <w:t>Demand Constraints</w:t>
        </w:r>
        <w:r>
          <w:rPr>
            <w:noProof/>
            <w:webHidden/>
          </w:rPr>
          <w:tab/>
        </w:r>
        <w:r>
          <w:rPr>
            <w:noProof/>
            <w:webHidden/>
          </w:rPr>
          <w:fldChar w:fldCharType="begin"/>
        </w:r>
        <w:r>
          <w:rPr>
            <w:noProof/>
            <w:webHidden/>
          </w:rPr>
          <w:instrText xml:space="preserve"> PAGEREF _Toc179465240 \h </w:instrText>
        </w:r>
        <w:r>
          <w:rPr>
            <w:noProof/>
            <w:webHidden/>
          </w:rPr>
        </w:r>
        <w:r>
          <w:rPr>
            <w:noProof/>
            <w:webHidden/>
          </w:rPr>
          <w:fldChar w:fldCharType="separate"/>
        </w:r>
        <w:r>
          <w:rPr>
            <w:noProof/>
            <w:webHidden/>
          </w:rPr>
          <w:t>4</w:t>
        </w:r>
        <w:r>
          <w:rPr>
            <w:noProof/>
            <w:webHidden/>
          </w:rPr>
          <w:fldChar w:fldCharType="end"/>
        </w:r>
      </w:hyperlink>
    </w:p>
    <w:p w14:paraId="0EFE5AF9" w14:textId="1F9C7E02"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1" w:history="1">
        <w:r w:rsidRPr="007B213A">
          <w:rPr>
            <w:rStyle w:val="Hyperlink"/>
            <w:rFonts w:eastAsia="Times"/>
            <w:noProof/>
          </w:rPr>
          <w:t>Import and Export Constraints</w:t>
        </w:r>
        <w:r>
          <w:rPr>
            <w:noProof/>
            <w:webHidden/>
          </w:rPr>
          <w:tab/>
        </w:r>
        <w:r>
          <w:rPr>
            <w:noProof/>
            <w:webHidden/>
          </w:rPr>
          <w:fldChar w:fldCharType="begin"/>
        </w:r>
        <w:r>
          <w:rPr>
            <w:noProof/>
            <w:webHidden/>
          </w:rPr>
          <w:instrText xml:space="preserve"> PAGEREF _Toc179465241 \h </w:instrText>
        </w:r>
        <w:r>
          <w:rPr>
            <w:noProof/>
            <w:webHidden/>
          </w:rPr>
        </w:r>
        <w:r>
          <w:rPr>
            <w:noProof/>
            <w:webHidden/>
          </w:rPr>
          <w:fldChar w:fldCharType="separate"/>
        </w:r>
        <w:r>
          <w:rPr>
            <w:noProof/>
            <w:webHidden/>
          </w:rPr>
          <w:t>4</w:t>
        </w:r>
        <w:r>
          <w:rPr>
            <w:noProof/>
            <w:webHidden/>
          </w:rPr>
          <w:fldChar w:fldCharType="end"/>
        </w:r>
      </w:hyperlink>
    </w:p>
    <w:p w14:paraId="4EF4BACD" w14:textId="26857983"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2" w:history="1">
        <w:r w:rsidRPr="007B213A">
          <w:rPr>
            <w:rStyle w:val="Hyperlink"/>
            <w:rFonts w:eastAsia="Times"/>
            <w:noProof/>
          </w:rPr>
          <w:t>Storage Constraints</w:t>
        </w:r>
        <w:r>
          <w:rPr>
            <w:noProof/>
            <w:webHidden/>
          </w:rPr>
          <w:tab/>
        </w:r>
        <w:r>
          <w:rPr>
            <w:noProof/>
            <w:webHidden/>
          </w:rPr>
          <w:fldChar w:fldCharType="begin"/>
        </w:r>
        <w:r>
          <w:rPr>
            <w:noProof/>
            <w:webHidden/>
          </w:rPr>
          <w:instrText xml:space="preserve"> PAGEREF _Toc179465242 \h </w:instrText>
        </w:r>
        <w:r>
          <w:rPr>
            <w:noProof/>
            <w:webHidden/>
          </w:rPr>
        </w:r>
        <w:r>
          <w:rPr>
            <w:noProof/>
            <w:webHidden/>
          </w:rPr>
          <w:fldChar w:fldCharType="separate"/>
        </w:r>
        <w:r>
          <w:rPr>
            <w:noProof/>
            <w:webHidden/>
          </w:rPr>
          <w:t>5</w:t>
        </w:r>
        <w:r>
          <w:rPr>
            <w:noProof/>
            <w:webHidden/>
          </w:rPr>
          <w:fldChar w:fldCharType="end"/>
        </w:r>
      </w:hyperlink>
    </w:p>
    <w:p w14:paraId="1DAF3B18" w14:textId="1AC4252E"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3" w:history="1">
        <w:r w:rsidRPr="007B213A">
          <w:rPr>
            <w:rStyle w:val="Hyperlink"/>
            <w:rFonts w:eastAsia="Times"/>
            <w:noProof/>
          </w:rPr>
          <w:t>Link Flow Constraints</w:t>
        </w:r>
        <w:r>
          <w:rPr>
            <w:noProof/>
            <w:webHidden/>
          </w:rPr>
          <w:tab/>
        </w:r>
        <w:r>
          <w:rPr>
            <w:noProof/>
            <w:webHidden/>
          </w:rPr>
          <w:fldChar w:fldCharType="begin"/>
        </w:r>
        <w:r>
          <w:rPr>
            <w:noProof/>
            <w:webHidden/>
          </w:rPr>
          <w:instrText xml:space="preserve"> PAGEREF _Toc179465243 \h </w:instrText>
        </w:r>
        <w:r>
          <w:rPr>
            <w:noProof/>
            <w:webHidden/>
          </w:rPr>
        </w:r>
        <w:r>
          <w:rPr>
            <w:noProof/>
            <w:webHidden/>
          </w:rPr>
          <w:fldChar w:fldCharType="separate"/>
        </w:r>
        <w:r>
          <w:rPr>
            <w:noProof/>
            <w:webHidden/>
          </w:rPr>
          <w:t>6</w:t>
        </w:r>
        <w:r>
          <w:rPr>
            <w:noProof/>
            <w:webHidden/>
          </w:rPr>
          <w:fldChar w:fldCharType="end"/>
        </w:r>
      </w:hyperlink>
    </w:p>
    <w:p w14:paraId="667ABB6B" w14:textId="0BCE6A4A"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4" w:history="1">
        <w:r w:rsidRPr="007B213A">
          <w:rPr>
            <w:rStyle w:val="Hyperlink"/>
            <w:rFonts w:eastAsia="Times"/>
            <w:noProof/>
          </w:rPr>
          <w:t>Production Constraints</w:t>
        </w:r>
        <w:r>
          <w:rPr>
            <w:noProof/>
            <w:webHidden/>
          </w:rPr>
          <w:tab/>
        </w:r>
        <w:r>
          <w:rPr>
            <w:noProof/>
            <w:webHidden/>
          </w:rPr>
          <w:fldChar w:fldCharType="begin"/>
        </w:r>
        <w:r>
          <w:rPr>
            <w:noProof/>
            <w:webHidden/>
          </w:rPr>
          <w:instrText xml:space="preserve"> PAGEREF _Toc179465244 \h </w:instrText>
        </w:r>
        <w:r>
          <w:rPr>
            <w:noProof/>
            <w:webHidden/>
          </w:rPr>
        </w:r>
        <w:r>
          <w:rPr>
            <w:noProof/>
            <w:webHidden/>
          </w:rPr>
          <w:fldChar w:fldCharType="separate"/>
        </w:r>
        <w:r>
          <w:rPr>
            <w:noProof/>
            <w:webHidden/>
          </w:rPr>
          <w:t>7</w:t>
        </w:r>
        <w:r>
          <w:rPr>
            <w:noProof/>
            <w:webHidden/>
          </w:rPr>
          <w:fldChar w:fldCharType="end"/>
        </w:r>
      </w:hyperlink>
    </w:p>
    <w:p w14:paraId="0D74DE74" w14:textId="391B4916"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5" w:history="1">
        <w:r w:rsidRPr="007B213A">
          <w:rPr>
            <w:rStyle w:val="Hyperlink"/>
            <w:rFonts w:eastAsia="Times"/>
            <w:noProof/>
          </w:rPr>
          <w:t>Power Balance Constraint</w:t>
        </w:r>
        <w:r>
          <w:rPr>
            <w:noProof/>
            <w:webHidden/>
          </w:rPr>
          <w:tab/>
        </w:r>
        <w:r>
          <w:rPr>
            <w:noProof/>
            <w:webHidden/>
          </w:rPr>
          <w:fldChar w:fldCharType="begin"/>
        </w:r>
        <w:r>
          <w:rPr>
            <w:noProof/>
            <w:webHidden/>
          </w:rPr>
          <w:instrText xml:space="preserve"> PAGEREF _Toc179465245 \h </w:instrText>
        </w:r>
        <w:r>
          <w:rPr>
            <w:noProof/>
            <w:webHidden/>
          </w:rPr>
        </w:r>
        <w:r>
          <w:rPr>
            <w:noProof/>
            <w:webHidden/>
          </w:rPr>
          <w:fldChar w:fldCharType="separate"/>
        </w:r>
        <w:r>
          <w:rPr>
            <w:noProof/>
            <w:webHidden/>
          </w:rPr>
          <w:t>8</w:t>
        </w:r>
        <w:r>
          <w:rPr>
            <w:noProof/>
            <w:webHidden/>
          </w:rPr>
          <w:fldChar w:fldCharType="end"/>
        </w:r>
      </w:hyperlink>
    </w:p>
    <w:p w14:paraId="5786AECD" w14:textId="6883ADFB" w:rsidR="006E476F" w:rsidRDefault="006E476F">
      <w:pPr>
        <w:pStyle w:val="TOC3"/>
        <w:rPr>
          <w:rFonts w:asciiTheme="minorHAnsi" w:eastAsiaTheme="minorEastAsia" w:hAnsiTheme="minorHAnsi" w:cstheme="minorBidi"/>
          <w:noProof/>
          <w:color w:val="auto"/>
          <w:kern w:val="2"/>
          <w:sz w:val="24"/>
          <w:szCs w:val="24"/>
          <w14:ligatures w14:val="standardContextual"/>
        </w:rPr>
      </w:pPr>
      <w:hyperlink w:anchor="_Toc179465246" w:history="1">
        <w:r w:rsidRPr="007B213A">
          <w:rPr>
            <w:rStyle w:val="Hyperlink"/>
            <w:rFonts w:eastAsia="Times"/>
            <w:noProof/>
          </w:rPr>
          <w:t>Transmission and Storage Cost Constraints</w:t>
        </w:r>
        <w:r>
          <w:rPr>
            <w:noProof/>
            <w:webHidden/>
          </w:rPr>
          <w:tab/>
        </w:r>
        <w:r>
          <w:rPr>
            <w:noProof/>
            <w:webHidden/>
          </w:rPr>
          <w:fldChar w:fldCharType="begin"/>
        </w:r>
        <w:r>
          <w:rPr>
            <w:noProof/>
            <w:webHidden/>
          </w:rPr>
          <w:instrText xml:space="preserve"> PAGEREF _Toc179465246 \h </w:instrText>
        </w:r>
        <w:r>
          <w:rPr>
            <w:noProof/>
            <w:webHidden/>
          </w:rPr>
        </w:r>
        <w:r>
          <w:rPr>
            <w:noProof/>
            <w:webHidden/>
          </w:rPr>
          <w:fldChar w:fldCharType="separate"/>
        </w:r>
        <w:r>
          <w:rPr>
            <w:noProof/>
            <w:webHidden/>
          </w:rPr>
          <w:t>9</w:t>
        </w:r>
        <w:r>
          <w:rPr>
            <w:noProof/>
            <w:webHidden/>
          </w:rPr>
          <w:fldChar w:fldCharType="end"/>
        </w:r>
      </w:hyperlink>
    </w:p>
    <w:p w14:paraId="64ECE42F" w14:textId="4883FCEB" w:rsidR="006E476F" w:rsidRDefault="006E476F">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79465247" w:history="1">
        <w:r w:rsidRPr="007B213A">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7B213A">
          <w:rPr>
            <w:rStyle w:val="Hyperlink"/>
            <w:noProof/>
          </w:rPr>
          <w:t>Objective Function</w:t>
        </w:r>
        <w:r>
          <w:rPr>
            <w:noProof/>
            <w:webHidden/>
          </w:rPr>
          <w:tab/>
        </w:r>
        <w:r>
          <w:rPr>
            <w:noProof/>
            <w:webHidden/>
          </w:rPr>
          <w:fldChar w:fldCharType="begin"/>
        </w:r>
        <w:r>
          <w:rPr>
            <w:noProof/>
            <w:webHidden/>
          </w:rPr>
          <w:instrText xml:space="preserve"> PAGEREF _Toc179465247 \h </w:instrText>
        </w:r>
        <w:r>
          <w:rPr>
            <w:noProof/>
            <w:webHidden/>
          </w:rPr>
        </w:r>
        <w:r>
          <w:rPr>
            <w:noProof/>
            <w:webHidden/>
          </w:rPr>
          <w:fldChar w:fldCharType="separate"/>
        </w:r>
        <w:r>
          <w:rPr>
            <w:noProof/>
            <w:webHidden/>
          </w:rPr>
          <w:t>10</w:t>
        </w:r>
        <w:r>
          <w:rPr>
            <w:noProof/>
            <w:webHidden/>
          </w:rPr>
          <w:fldChar w:fldCharType="end"/>
        </w:r>
      </w:hyperlink>
    </w:p>
    <w:p w14:paraId="145C10DD" w14:textId="6EFAC69F" w:rsidR="00514E60" w:rsidRDefault="006A2292" w:rsidP="0051009B">
      <w:r>
        <w:fldChar w:fldCharType="end"/>
      </w:r>
    </w:p>
    <w:p w14:paraId="2AFF9FF7" w14:textId="77777777" w:rsidR="006D113A" w:rsidRPr="009931BE" w:rsidRDefault="006D113A" w:rsidP="009931BE">
      <w:pPr>
        <w:pStyle w:val="xNRELTemplateInstructions"/>
      </w:pPr>
      <w:r w:rsidRPr="009931BE">
        <w:lastRenderedPageBreak/>
        <w:t>To update this list, click on the list and press the F9 key. You can also right-click on the list and select Update Field. A dialogue box will prompt you to update the page numbers only or update the entire table. Delete these instructions when you are done with them.</w:t>
      </w:r>
    </w:p>
    <w:p w14:paraId="2BA88A9E" w14:textId="77777777" w:rsidR="006D1517" w:rsidRDefault="006D1517" w:rsidP="003B5D9D">
      <w:pPr>
        <w:pStyle w:val="NRELHead01NotinTOC"/>
      </w:pPr>
      <w:r>
        <w:br w:type="page"/>
      </w:r>
      <w:bookmarkStart w:id="15" w:name="_Toc291051269"/>
      <w:bookmarkStart w:id="16" w:name="_Toc352071744"/>
      <w:r>
        <w:lastRenderedPageBreak/>
        <w:t>List of Figures</w:t>
      </w:r>
      <w:bookmarkEnd w:id="15"/>
      <w:bookmarkEnd w:id="16"/>
    </w:p>
    <w:p w14:paraId="7BDA989A" w14:textId="77777777" w:rsidR="00D01F37" w:rsidRDefault="00183E0C">
      <w:pPr>
        <w:pStyle w:val="TableofFigures"/>
        <w:rPr>
          <w:rFonts w:asciiTheme="minorHAnsi" w:eastAsiaTheme="minorEastAsia" w:hAnsiTheme="minorHAnsi" w:cstheme="minorBidi"/>
          <w:noProof/>
          <w:color w:val="auto"/>
          <w:kern w:val="0"/>
          <w:szCs w:val="22"/>
        </w:rPr>
      </w:pPr>
      <w:r>
        <w:fldChar w:fldCharType="begin"/>
      </w:r>
      <w:r>
        <w:instrText xml:space="preserve"> TOC \h \z \t "NREL_Figure_Caption" \c </w:instrText>
      </w:r>
      <w:r>
        <w:fldChar w:fldCharType="separate"/>
      </w:r>
      <w:hyperlink w:anchor="_Toc97540172" w:history="1">
        <w:r w:rsidR="00D01F37" w:rsidRPr="0001378C">
          <w:rPr>
            <w:rStyle w:val="Hyperlink"/>
            <w:noProof/>
          </w:rPr>
          <w:t>Figure 1. Photo of a sunset (Arial 10 Bold)</w:t>
        </w:r>
        <w:r w:rsidR="00D01F37">
          <w:rPr>
            <w:noProof/>
            <w:webHidden/>
          </w:rPr>
          <w:tab/>
        </w:r>
        <w:r w:rsidR="00D01F37">
          <w:rPr>
            <w:noProof/>
            <w:webHidden/>
          </w:rPr>
          <w:fldChar w:fldCharType="begin"/>
        </w:r>
        <w:r w:rsidR="00D01F37">
          <w:rPr>
            <w:noProof/>
            <w:webHidden/>
          </w:rPr>
          <w:instrText xml:space="preserve"> PAGEREF _Toc97540172 \h </w:instrText>
        </w:r>
        <w:r w:rsidR="00D01F37">
          <w:rPr>
            <w:noProof/>
            <w:webHidden/>
          </w:rPr>
        </w:r>
        <w:r w:rsidR="00D01F37">
          <w:rPr>
            <w:noProof/>
            <w:webHidden/>
          </w:rPr>
          <w:fldChar w:fldCharType="separate"/>
        </w:r>
        <w:r w:rsidR="00D01F37">
          <w:rPr>
            <w:noProof/>
            <w:webHidden/>
          </w:rPr>
          <w:t>2</w:t>
        </w:r>
        <w:r w:rsidR="00D01F37">
          <w:rPr>
            <w:noProof/>
            <w:webHidden/>
          </w:rPr>
          <w:fldChar w:fldCharType="end"/>
        </w:r>
      </w:hyperlink>
    </w:p>
    <w:p w14:paraId="0C1D378C" w14:textId="77777777" w:rsidR="00D01F37" w:rsidRDefault="00D01F37">
      <w:pPr>
        <w:pStyle w:val="TableofFigures"/>
        <w:rPr>
          <w:rFonts w:asciiTheme="minorHAnsi" w:eastAsiaTheme="minorEastAsia" w:hAnsiTheme="minorHAnsi" w:cstheme="minorBidi"/>
          <w:noProof/>
          <w:color w:val="auto"/>
          <w:kern w:val="0"/>
          <w:szCs w:val="22"/>
        </w:rPr>
      </w:pPr>
      <w:hyperlink w:anchor="_Toc97540173" w:history="1">
        <w:r w:rsidRPr="0001378C">
          <w:rPr>
            <w:rStyle w:val="Hyperlink"/>
            <w:noProof/>
          </w:rPr>
          <w:t>Figure 2. Photo of winter (Arial 10 Bold)</w:t>
        </w:r>
        <w:r>
          <w:rPr>
            <w:noProof/>
            <w:webHidden/>
          </w:rPr>
          <w:tab/>
        </w:r>
        <w:r>
          <w:rPr>
            <w:noProof/>
            <w:webHidden/>
          </w:rPr>
          <w:fldChar w:fldCharType="begin"/>
        </w:r>
        <w:r>
          <w:rPr>
            <w:noProof/>
            <w:webHidden/>
          </w:rPr>
          <w:instrText xml:space="preserve"> PAGEREF _Toc97540173 \h </w:instrText>
        </w:r>
        <w:r>
          <w:rPr>
            <w:noProof/>
            <w:webHidden/>
          </w:rPr>
        </w:r>
        <w:r>
          <w:rPr>
            <w:noProof/>
            <w:webHidden/>
          </w:rPr>
          <w:fldChar w:fldCharType="separate"/>
        </w:r>
        <w:r>
          <w:rPr>
            <w:noProof/>
            <w:webHidden/>
          </w:rPr>
          <w:t>5</w:t>
        </w:r>
        <w:r>
          <w:rPr>
            <w:noProof/>
            <w:webHidden/>
          </w:rPr>
          <w:fldChar w:fldCharType="end"/>
        </w:r>
      </w:hyperlink>
    </w:p>
    <w:p w14:paraId="57E8A30A" w14:textId="77777777" w:rsidR="0051009B" w:rsidRDefault="00183E0C" w:rsidP="0051009B">
      <w:r>
        <w:fldChar w:fldCharType="end"/>
      </w:r>
    </w:p>
    <w:p w14:paraId="12C3A4C8" w14:textId="77777777" w:rsidR="006D1517" w:rsidRDefault="006D1517" w:rsidP="004E5CBC">
      <w:pPr>
        <w:pStyle w:val="xNRELTemplateInstructions"/>
      </w:pPr>
      <w:r w:rsidRPr="00850F4E">
        <w:t>To update this</w:t>
      </w:r>
      <w:r>
        <w:t xml:space="preserve"> list</w:t>
      </w:r>
      <w:r w:rsidRPr="00850F4E">
        <w:t xml:space="preserve">, click </w:t>
      </w:r>
      <w:r>
        <w:t xml:space="preserve">on </w:t>
      </w:r>
      <w:r w:rsidRPr="00850F4E">
        <w:t>the list and press the F9 key. You can also righ</w:t>
      </w:r>
      <w:r w:rsidR="008B13A5">
        <w:t>t-click on the list and select Update Field.</w:t>
      </w:r>
      <w:r w:rsidRPr="00850F4E">
        <w:t xml:space="preserve"> A dialogue box will prompt you to update the page numbers only or update the entire </w:t>
      </w:r>
      <w:r w:rsidR="00EC4733">
        <w:t>table</w:t>
      </w:r>
      <w:r w:rsidRPr="00850F4E">
        <w:t>.</w:t>
      </w:r>
      <w:r>
        <w:t xml:space="preserve"> </w:t>
      </w:r>
      <w:r w:rsidRPr="00850F4E">
        <w:t>Delete these instructions when you are done with them.</w:t>
      </w:r>
    </w:p>
    <w:p w14:paraId="76954094" w14:textId="77777777" w:rsidR="006D1517" w:rsidRPr="003B5D9D" w:rsidRDefault="006D1517" w:rsidP="003B5D9D">
      <w:pPr>
        <w:pStyle w:val="NRELHead01NotinTOC"/>
      </w:pPr>
      <w:bookmarkStart w:id="17" w:name="_Toc291051270"/>
      <w:bookmarkStart w:id="18" w:name="_Toc352071745"/>
      <w:r w:rsidRPr="003B5D9D">
        <w:t>List of Tables</w:t>
      </w:r>
      <w:bookmarkEnd w:id="17"/>
      <w:bookmarkEnd w:id="18"/>
    </w:p>
    <w:bookmarkStart w:id="19" w:name="_Toc131925443"/>
    <w:bookmarkStart w:id="20" w:name="_Toc131925489"/>
    <w:bookmarkStart w:id="21" w:name="_Toc225583134"/>
    <w:p w14:paraId="56DB693F" w14:textId="77777777" w:rsidR="00501167" w:rsidRDefault="007E5CE6">
      <w:pPr>
        <w:pStyle w:val="TableofFigures"/>
        <w:rPr>
          <w:rFonts w:asciiTheme="minorHAnsi" w:eastAsiaTheme="minorEastAsia" w:hAnsiTheme="minorHAnsi" w:cstheme="minorBidi"/>
          <w:noProof/>
          <w:color w:val="auto"/>
          <w:kern w:val="0"/>
          <w:szCs w:val="22"/>
        </w:rPr>
      </w:pPr>
      <w:r>
        <w:rPr>
          <w:b/>
        </w:rPr>
        <w:fldChar w:fldCharType="begin"/>
      </w:r>
      <w:r>
        <w:rPr>
          <w:b/>
        </w:rPr>
        <w:instrText xml:space="preserve"> TOC \h \z \t "NREL_Table_Caption" \c </w:instrText>
      </w:r>
      <w:r>
        <w:rPr>
          <w:b/>
        </w:rPr>
        <w:fldChar w:fldCharType="separate"/>
      </w:r>
      <w:hyperlink w:anchor="_Toc101789561" w:history="1">
        <w:r w:rsidR="00501167" w:rsidRPr="00350907">
          <w:rPr>
            <w:rStyle w:val="Hyperlink"/>
            <w:noProof/>
          </w:rPr>
          <w:t>Table 1. First Example Table (Arial 10 Bold)</w:t>
        </w:r>
        <w:r w:rsidR="00501167">
          <w:rPr>
            <w:noProof/>
            <w:webHidden/>
          </w:rPr>
          <w:tab/>
        </w:r>
        <w:r w:rsidR="00501167">
          <w:rPr>
            <w:noProof/>
            <w:webHidden/>
          </w:rPr>
          <w:fldChar w:fldCharType="begin"/>
        </w:r>
        <w:r w:rsidR="00501167">
          <w:rPr>
            <w:noProof/>
            <w:webHidden/>
          </w:rPr>
          <w:instrText xml:space="preserve"> PAGEREF _Toc101789561 \h </w:instrText>
        </w:r>
        <w:r w:rsidR="00501167">
          <w:rPr>
            <w:noProof/>
            <w:webHidden/>
          </w:rPr>
        </w:r>
        <w:r w:rsidR="00501167">
          <w:rPr>
            <w:noProof/>
            <w:webHidden/>
          </w:rPr>
          <w:fldChar w:fldCharType="separate"/>
        </w:r>
        <w:r w:rsidR="00501167">
          <w:rPr>
            <w:noProof/>
            <w:webHidden/>
          </w:rPr>
          <w:t>2</w:t>
        </w:r>
        <w:r w:rsidR="00501167">
          <w:rPr>
            <w:noProof/>
            <w:webHidden/>
          </w:rPr>
          <w:fldChar w:fldCharType="end"/>
        </w:r>
      </w:hyperlink>
    </w:p>
    <w:p w14:paraId="3A617CEA" w14:textId="77777777" w:rsidR="00501167" w:rsidRDefault="00501167">
      <w:pPr>
        <w:pStyle w:val="TableofFigures"/>
        <w:rPr>
          <w:rFonts w:asciiTheme="minorHAnsi" w:eastAsiaTheme="minorEastAsia" w:hAnsiTheme="minorHAnsi" w:cstheme="minorBidi"/>
          <w:noProof/>
          <w:color w:val="auto"/>
          <w:kern w:val="0"/>
          <w:szCs w:val="22"/>
        </w:rPr>
      </w:pPr>
      <w:hyperlink w:anchor="_Toc101789562" w:history="1">
        <w:r w:rsidRPr="00350907">
          <w:rPr>
            <w:rStyle w:val="Hyperlink"/>
            <w:noProof/>
          </w:rPr>
          <w:t>Table 2. Second Example Table (Arial 10 Bold)</w:t>
        </w:r>
        <w:r>
          <w:rPr>
            <w:noProof/>
            <w:webHidden/>
          </w:rPr>
          <w:tab/>
        </w:r>
        <w:r>
          <w:rPr>
            <w:noProof/>
            <w:webHidden/>
          </w:rPr>
          <w:fldChar w:fldCharType="begin"/>
        </w:r>
        <w:r>
          <w:rPr>
            <w:noProof/>
            <w:webHidden/>
          </w:rPr>
          <w:instrText xml:space="preserve"> PAGEREF _Toc101789562 \h </w:instrText>
        </w:r>
        <w:r>
          <w:rPr>
            <w:noProof/>
            <w:webHidden/>
          </w:rPr>
        </w:r>
        <w:r>
          <w:rPr>
            <w:noProof/>
            <w:webHidden/>
          </w:rPr>
          <w:fldChar w:fldCharType="separate"/>
        </w:r>
        <w:r>
          <w:rPr>
            <w:noProof/>
            <w:webHidden/>
          </w:rPr>
          <w:t>4</w:t>
        </w:r>
        <w:r>
          <w:rPr>
            <w:noProof/>
            <w:webHidden/>
          </w:rPr>
          <w:fldChar w:fldCharType="end"/>
        </w:r>
      </w:hyperlink>
    </w:p>
    <w:p w14:paraId="4901ED7B" w14:textId="77777777" w:rsidR="00501167" w:rsidRDefault="00501167">
      <w:pPr>
        <w:pStyle w:val="TableofFigures"/>
        <w:rPr>
          <w:rFonts w:asciiTheme="minorHAnsi" w:eastAsiaTheme="minorEastAsia" w:hAnsiTheme="minorHAnsi" w:cstheme="minorBidi"/>
          <w:noProof/>
          <w:color w:val="auto"/>
          <w:kern w:val="0"/>
          <w:szCs w:val="22"/>
        </w:rPr>
      </w:pPr>
      <w:hyperlink w:anchor="_Toc101789563" w:history="1">
        <w:r w:rsidRPr="00350907">
          <w:rPr>
            <w:rStyle w:val="Hyperlink"/>
            <w:noProof/>
          </w:rPr>
          <w:t>Table 3. Third Example Table (Arial 10 Bold)</w:t>
        </w:r>
        <w:r>
          <w:rPr>
            <w:noProof/>
            <w:webHidden/>
          </w:rPr>
          <w:tab/>
        </w:r>
        <w:r>
          <w:rPr>
            <w:noProof/>
            <w:webHidden/>
          </w:rPr>
          <w:fldChar w:fldCharType="begin"/>
        </w:r>
        <w:r>
          <w:rPr>
            <w:noProof/>
            <w:webHidden/>
          </w:rPr>
          <w:instrText xml:space="preserve"> PAGEREF _Toc101789563 \h </w:instrText>
        </w:r>
        <w:r>
          <w:rPr>
            <w:noProof/>
            <w:webHidden/>
          </w:rPr>
        </w:r>
        <w:r>
          <w:rPr>
            <w:noProof/>
            <w:webHidden/>
          </w:rPr>
          <w:fldChar w:fldCharType="separate"/>
        </w:r>
        <w:r>
          <w:rPr>
            <w:noProof/>
            <w:webHidden/>
          </w:rPr>
          <w:t>6</w:t>
        </w:r>
        <w:r>
          <w:rPr>
            <w:noProof/>
            <w:webHidden/>
          </w:rPr>
          <w:fldChar w:fldCharType="end"/>
        </w:r>
      </w:hyperlink>
    </w:p>
    <w:p w14:paraId="6A0064AB" w14:textId="77777777" w:rsidR="00501167" w:rsidRDefault="00501167">
      <w:pPr>
        <w:pStyle w:val="TableofFigures"/>
        <w:rPr>
          <w:rFonts w:asciiTheme="minorHAnsi" w:eastAsiaTheme="minorEastAsia" w:hAnsiTheme="minorHAnsi" w:cstheme="minorBidi"/>
          <w:noProof/>
          <w:color w:val="auto"/>
          <w:kern w:val="0"/>
          <w:szCs w:val="22"/>
        </w:rPr>
      </w:pPr>
      <w:hyperlink w:anchor="_Toc101789564" w:history="1">
        <w:r w:rsidRPr="00350907">
          <w:rPr>
            <w:rStyle w:val="Hyperlink"/>
            <w:noProof/>
          </w:rPr>
          <w:t>Table A-1. Example Table in the Appendix (Arial 10 Bold)</w:t>
        </w:r>
        <w:r>
          <w:rPr>
            <w:noProof/>
            <w:webHidden/>
          </w:rPr>
          <w:tab/>
        </w:r>
        <w:r>
          <w:rPr>
            <w:noProof/>
            <w:webHidden/>
          </w:rPr>
          <w:fldChar w:fldCharType="begin"/>
        </w:r>
        <w:r>
          <w:rPr>
            <w:noProof/>
            <w:webHidden/>
          </w:rPr>
          <w:instrText xml:space="preserve"> PAGEREF _Toc101789564 \h </w:instrText>
        </w:r>
        <w:r>
          <w:rPr>
            <w:noProof/>
            <w:webHidden/>
          </w:rPr>
        </w:r>
        <w:r>
          <w:rPr>
            <w:noProof/>
            <w:webHidden/>
          </w:rPr>
          <w:fldChar w:fldCharType="separate"/>
        </w:r>
        <w:r>
          <w:rPr>
            <w:noProof/>
            <w:webHidden/>
          </w:rPr>
          <w:t>10</w:t>
        </w:r>
        <w:r>
          <w:rPr>
            <w:noProof/>
            <w:webHidden/>
          </w:rPr>
          <w:fldChar w:fldCharType="end"/>
        </w:r>
      </w:hyperlink>
    </w:p>
    <w:p w14:paraId="2C22DDEC" w14:textId="77777777" w:rsidR="0051009B" w:rsidRDefault="007E5CE6" w:rsidP="0051009B">
      <w:r>
        <w:fldChar w:fldCharType="end"/>
      </w:r>
    </w:p>
    <w:p w14:paraId="50A86C7E" w14:textId="77777777" w:rsidR="006D1517" w:rsidRPr="009931BE" w:rsidRDefault="004724B0" w:rsidP="009931BE">
      <w:pPr>
        <w:pStyle w:val="xNRELTemplateInstructions"/>
      </w:pPr>
      <w:r w:rsidRPr="009931BE">
        <w:fldChar w:fldCharType="begin"/>
      </w:r>
      <w:r w:rsidR="006D1517" w:rsidRPr="009931BE">
        <w:instrText xml:space="preserve"> TOC \h \z \t "FEMP_Table_Caption" \c </w:instrText>
      </w:r>
      <w:r w:rsidRPr="009931BE">
        <w:fldChar w:fldCharType="end"/>
      </w:r>
      <w:r w:rsidR="006D1517" w:rsidRPr="009931BE">
        <w:t xml:space="preserve">To update this list, click on </w:t>
      </w:r>
      <w:r w:rsidR="008B13A5" w:rsidRPr="009931BE">
        <w:t>the list and press the F9</w:t>
      </w:r>
      <w:r w:rsidR="006D1517" w:rsidRPr="009931BE">
        <w:t xml:space="preserve"> key. You can also righ</w:t>
      </w:r>
      <w:r w:rsidR="008B13A5" w:rsidRPr="009931BE">
        <w:t>t-click on the list and select Update Field.</w:t>
      </w:r>
      <w:r w:rsidR="006D1517" w:rsidRPr="009931BE">
        <w:t xml:space="preserve"> A dialogue box will prompt you to update the page numbers only or update the entire </w:t>
      </w:r>
      <w:r w:rsidR="00EC4733" w:rsidRPr="009931BE">
        <w:t>table</w:t>
      </w:r>
      <w:r w:rsidR="006D1517" w:rsidRPr="009931BE">
        <w:t>. Delete these instructions when you are done with them.</w:t>
      </w:r>
    </w:p>
    <w:p w14:paraId="6856FBBB" w14:textId="77777777" w:rsidR="00A7386F" w:rsidRDefault="00802371" w:rsidP="00997B65">
      <w:pPr>
        <w:pStyle w:val="NRELHead01"/>
        <w:sectPr w:rsidR="00A7386F" w:rsidSect="00911C1C">
          <w:footerReference w:type="default" r:id="rId17"/>
          <w:type w:val="oddPage"/>
          <w:pgSz w:w="12240" w:h="15840" w:code="181"/>
          <w:pgMar w:top="1440" w:right="1440" w:bottom="1440" w:left="1440" w:header="720" w:footer="432" w:gutter="0"/>
          <w:pgNumType w:fmt="lowerRoman" w:start="3"/>
          <w:cols w:space="720"/>
          <w:docGrid w:linePitch="326"/>
        </w:sectPr>
      </w:pPr>
      <w:r>
        <w:br w:type="page"/>
      </w:r>
      <w:bookmarkStart w:id="22" w:name="_Toc291051272"/>
      <w:bookmarkStart w:id="23" w:name="_Toc291052384"/>
      <w:bookmarkStart w:id="24" w:name="_Toc314819176"/>
      <w:bookmarkStart w:id="25" w:name="_Toc314823678"/>
      <w:bookmarkStart w:id="26" w:name="_Toc352071746"/>
    </w:p>
    <w:p w14:paraId="2209A88C" w14:textId="0A43B5B9" w:rsidR="006D1517" w:rsidRDefault="00B03B09" w:rsidP="00A179C5">
      <w:pPr>
        <w:pStyle w:val="NRELHead01Numbered"/>
      </w:pPr>
      <w:bookmarkStart w:id="27" w:name="_Toc179465201"/>
      <w:bookmarkEnd w:id="19"/>
      <w:bookmarkEnd w:id="20"/>
      <w:bookmarkEnd w:id="21"/>
      <w:bookmarkEnd w:id="22"/>
      <w:bookmarkEnd w:id="23"/>
      <w:bookmarkEnd w:id="24"/>
      <w:bookmarkEnd w:id="25"/>
      <w:bookmarkEnd w:id="26"/>
      <w:r>
        <w:lastRenderedPageBreak/>
        <w:t>Quick Start Guide</w:t>
      </w:r>
      <w:bookmarkEnd w:id="27"/>
    </w:p>
    <w:p w14:paraId="6793CADD" w14:textId="60FF6D6E" w:rsidR="006D1517" w:rsidRDefault="00505A61" w:rsidP="00A72BA6">
      <w:pPr>
        <w:pStyle w:val="NRELBodyText"/>
      </w:pPr>
      <w:r w:rsidRPr="00505A61">
        <w:t xml:space="preserve">HYPSTAT is a supply-to-demand hydrogen system modeling tool developed by the National Renewable Energy Laboratory (NREL) to analyze hydrogen production, storage, and transmission infrastructure. It focuses on cost-optimization of hydrogen systems based on fixed exogenous demand, electrolytic hydrogen production, hydrogen storage, and transmission. HYPSTAT utilizes linear and mixed-integer linear optimization models, primarily formulated using the </w:t>
      </w:r>
      <w:proofErr w:type="spellStart"/>
      <w:r w:rsidRPr="00505A61">
        <w:t>Pyomo</w:t>
      </w:r>
      <w:proofErr w:type="spellEnd"/>
      <w:r w:rsidRPr="00505A61">
        <w:t xml:space="preserve"> package in Python. It is designed to simulate system-wide hydrogen infrastructure needs, offering insights into system configurations and helping policymakers and energy planners make informed decisions.</w:t>
      </w:r>
    </w:p>
    <w:p w14:paraId="2392AC38" w14:textId="19E8B02C" w:rsidR="00686702" w:rsidRDefault="00B03B09" w:rsidP="00686702">
      <w:pPr>
        <w:pStyle w:val="NRELHead02Numbered"/>
      </w:pPr>
      <w:bookmarkStart w:id="28" w:name="_Toc179465202"/>
      <w:r>
        <w:t>Designing your system</w:t>
      </w:r>
      <w:bookmarkEnd w:id="28"/>
    </w:p>
    <w:p w14:paraId="64581647" w14:textId="205529A5" w:rsidR="00686702" w:rsidRDefault="00686702" w:rsidP="00686702">
      <w:pPr>
        <w:pStyle w:val="NRELBodyText"/>
      </w:pPr>
      <w:r>
        <w:t>Hydrogen demand: Specify fixed exogenous hydrogen demand amounts and profile for a defined model time window.</w:t>
      </w:r>
    </w:p>
    <w:p w14:paraId="225B873F" w14:textId="77777777" w:rsidR="00686702" w:rsidRDefault="00686702" w:rsidP="00686702">
      <w:pPr>
        <w:pStyle w:val="NRELBodyText"/>
      </w:pPr>
      <w:r>
        <w:t>Technology options: Select or define relevant hydrogen production (e.g., electrolyzers), storage, and transmission technologies. HYPSTAT supports renewable-powered electrolytic production but does not currently support non-electrolytic production methods.</w:t>
      </w:r>
    </w:p>
    <w:p w14:paraId="2C60537B" w14:textId="20B36971" w:rsidR="00686702" w:rsidRDefault="00686702" w:rsidP="00686702">
      <w:pPr>
        <w:pStyle w:val="NRELBodyText"/>
      </w:pPr>
      <w:r>
        <w:t>Hydrogen system network: Define hydrogen network, design node, link distances, and physical constraints for the network</w:t>
      </w:r>
    </w:p>
    <w:tbl>
      <w:tblPr>
        <w:tblW w:w="0" w:type="auto"/>
        <w:jc w:val="center"/>
        <w:tblBorders>
          <w:top w:val="single" w:sz="8" w:space="0" w:color="4F81BD"/>
          <w:bottom w:val="single" w:sz="8" w:space="0" w:color="4F81BD"/>
        </w:tblBorders>
        <w:tblLook w:val="04A0" w:firstRow="1" w:lastRow="0" w:firstColumn="1" w:lastColumn="0" w:noHBand="0" w:noVBand="1"/>
      </w:tblPr>
      <w:tblGrid>
        <w:gridCol w:w="2207"/>
        <w:gridCol w:w="5551"/>
      </w:tblGrid>
      <w:tr w:rsidR="0086709C" w:rsidRPr="005F00E1" w14:paraId="67302539" w14:textId="77777777" w:rsidTr="00F14828">
        <w:trPr>
          <w:cantSplit/>
          <w:tblHeader/>
          <w:jc w:val="center"/>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32FE2F7D" w14:textId="77777777" w:rsidR="0086709C" w:rsidRPr="00AC7215" w:rsidRDefault="0086709C" w:rsidP="00F14828">
            <w:pPr>
              <w:pStyle w:val="NRELTableHeader"/>
            </w:pPr>
            <w:r w:rsidRPr="009B463A">
              <w:t>Technology/input</w:t>
            </w:r>
          </w:p>
        </w:tc>
        <w:tc>
          <w:tcPr>
            <w:tcW w:w="5551" w:type="dxa"/>
            <w:tcBorders>
              <w:top w:val="single" w:sz="4" w:space="0" w:color="808080" w:themeColor="background1" w:themeShade="80"/>
              <w:left w:val="nil"/>
              <w:bottom w:val="single" w:sz="4" w:space="0" w:color="808080" w:themeColor="background1" w:themeShade="80"/>
              <w:right w:val="nil"/>
            </w:tcBorders>
            <w:shd w:val="clear" w:color="auto" w:fill="auto"/>
          </w:tcPr>
          <w:p w14:paraId="5C709C7C" w14:textId="77777777" w:rsidR="0086709C" w:rsidRPr="005F00E1" w:rsidRDefault="0086709C" w:rsidP="00F14828">
            <w:pPr>
              <w:pStyle w:val="NRELTableHeader"/>
            </w:pPr>
            <w:r w:rsidRPr="009B463A">
              <w:t>Suggested scope</w:t>
            </w:r>
          </w:p>
        </w:tc>
      </w:tr>
      <w:tr w:rsidR="0086709C" w:rsidRPr="00B0500D" w14:paraId="035B5605" w14:textId="77777777" w:rsidTr="00F14828">
        <w:trPr>
          <w:jc w:val="center"/>
        </w:trPr>
        <w:tc>
          <w:tcPr>
            <w:tcW w:w="0" w:type="auto"/>
            <w:tcBorders>
              <w:top w:val="single" w:sz="4" w:space="0" w:color="808080" w:themeColor="background1" w:themeShade="80"/>
              <w:left w:val="nil"/>
              <w:right w:val="nil"/>
            </w:tcBorders>
            <w:shd w:val="clear" w:color="auto" w:fill="D3DFEE"/>
          </w:tcPr>
          <w:p w14:paraId="3D10F64A" w14:textId="77777777" w:rsidR="0086709C" w:rsidRPr="00B0500D" w:rsidRDefault="0086709C" w:rsidP="00F14828">
            <w:pPr>
              <w:pStyle w:val="NRELTableContent"/>
            </w:pPr>
            <w:r w:rsidRPr="009B463A">
              <w:t>Nodes</w:t>
            </w:r>
          </w:p>
        </w:tc>
        <w:tc>
          <w:tcPr>
            <w:tcW w:w="5551" w:type="dxa"/>
            <w:tcBorders>
              <w:top w:val="single" w:sz="4" w:space="0" w:color="808080" w:themeColor="background1" w:themeShade="80"/>
              <w:left w:val="nil"/>
              <w:right w:val="nil"/>
            </w:tcBorders>
            <w:shd w:val="clear" w:color="auto" w:fill="D3DFEE"/>
          </w:tcPr>
          <w:p w14:paraId="4EC55504" w14:textId="77777777" w:rsidR="0086709C" w:rsidRPr="00B0500D" w:rsidRDefault="0086709C" w:rsidP="00F14828">
            <w:pPr>
              <w:pStyle w:val="NRELTableContent"/>
            </w:pPr>
            <w:r w:rsidRPr="009B463A">
              <w:t>5-15 nodes</w:t>
            </w:r>
          </w:p>
        </w:tc>
      </w:tr>
      <w:tr w:rsidR="0086709C" w:rsidRPr="00B0500D" w14:paraId="0A7CADBB" w14:textId="77777777" w:rsidTr="00F14828">
        <w:trPr>
          <w:jc w:val="center"/>
        </w:trPr>
        <w:tc>
          <w:tcPr>
            <w:tcW w:w="0" w:type="auto"/>
            <w:tcBorders>
              <w:right w:val="nil"/>
            </w:tcBorders>
            <w:shd w:val="clear" w:color="auto" w:fill="auto"/>
          </w:tcPr>
          <w:p w14:paraId="61FFAFF1" w14:textId="77777777" w:rsidR="0086709C" w:rsidRPr="00E53011" w:rsidRDefault="0086709C" w:rsidP="00F14828">
            <w:pPr>
              <w:pStyle w:val="NRELTableContent"/>
              <w:rPr>
                <w:sz w:val="18"/>
                <w:szCs w:val="18"/>
              </w:rPr>
            </w:pPr>
            <w:r w:rsidRPr="009B463A">
              <w:t>Links</w:t>
            </w:r>
          </w:p>
        </w:tc>
        <w:tc>
          <w:tcPr>
            <w:tcW w:w="5551" w:type="dxa"/>
            <w:tcBorders>
              <w:left w:val="nil"/>
            </w:tcBorders>
            <w:shd w:val="clear" w:color="auto" w:fill="auto"/>
          </w:tcPr>
          <w:p w14:paraId="290D9E3F" w14:textId="77777777" w:rsidR="0086709C" w:rsidRPr="00E53011" w:rsidRDefault="0086709C" w:rsidP="00F14828">
            <w:pPr>
              <w:pStyle w:val="NRELTableContent"/>
              <w:rPr>
                <w:sz w:val="18"/>
                <w:szCs w:val="18"/>
              </w:rPr>
            </w:pPr>
            <w:r w:rsidRPr="009B463A">
              <w:t>10-30 links</w:t>
            </w:r>
          </w:p>
        </w:tc>
      </w:tr>
      <w:tr w:rsidR="0086709C" w:rsidRPr="00B0500D" w14:paraId="520F7732" w14:textId="77777777" w:rsidTr="00F14828">
        <w:trPr>
          <w:jc w:val="center"/>
        </w:trPr>
        <w:tc>
          <w:tcPr>
            <w:tcW w:w="0" w:type="auto"/>
            <w:tcBorders>
              <w:right w:val="nil"/>
            </w:tcBorders>
            <w:shd w:val="clear" w:color="auto" w:fill="DBE5F1" w:themeFill="accent1" w:themeFillTint="33"/>
          </w:tcPr>
          <w:p w14:paraId="6C21A66A" w14:textId="77777777" w:rsidR="0086709C" w:rsidRPr="00E53011" w:rsidRDefault="0086709C" w:rsidP="00F14828">
            <w:pPr>
              <w:pStyle w:val="NRELTableContent"/>
              <w:rPr>
                <w:sz w:val="18"/>
                <w:szCs w:val="18"/>
              </w:rPr>
            </w:pPr>
            <w:r w:rsidRPr="009B463A">
              <w:t>Renewable production</w:t>
            </w:r>
          </w:p>
        </w:tc>
        <w:tc>
          <w:tcPr>
            <w:tcW w:w="5551" w:type="dxa"/>
            <w:tcBorders>
              <w:left w:val="nil"/>
            </w:tcBorders>
            <w:shd w:val="clear" w:color="auto" w:fill="DBE5F1" w:themeFill="accent1" w:themeFillTint="33"/>
          </w:tcPr>
          <w:p w14:paraId="61FA1549" w14:textId="77777777" w:rsidR="0086709C" w:rsidRPr="00E53011" w:rsidRDefault="0086709C" w:rsidP="00F14828">
            <w:pPr>
              <w:pStyle w:val="NRELTableContent"/>
              <w:rPr>
                <w:sz w:val="18"/>
                <w:szCs w:val="18"/>
              </w:rPr>
            </w:pPr>
            <w:r w:rsidRPr="009B463A">
              <w:t>3-5 technologies with 1-3 tranches per technology and node</w:t>
            </w:r>
          </w:p>
        </w:tc>
      </w:tr>
      <w:tr w:rsidR="0086709C" w:rsidRPr="00B0500D" w14:paraId="5247B46F" w14:textId="77777777" w:rsidTr="00F14828">
        <w:trPr>
          <w:jc w:val="center"/>
        </w:trPr>
        <w:tc>
          <w:tcPr>
            <w:tcW w:w="0" w:type="auto"/>
            <w:tcBorders>
              <w:right w:val="nil"/>
            </w:tcBorders>
            <w:shd w:val="clear" w:color="auto" w:fill="auto"/>
          </w:tcPr>
          <w:p w14:paraId="365CA5A9" w14:textId="77777777" w:rsidR="0086709C" w:rsidRPr="00E53011" w:rsidRDefault="0086709C" w:rsidP="00F14828">
            <w:pPr>
              <w:pStyle w:val="NRELTableContent"/>
              <w:rPr>
                <w:sz w:val="18"/>
                <w:szCs w:val="18"/>
              </w:rPr>
            </w:pPr>
            <w:r w:rsidRPr="009B463A">
              <w:t>Hydrogen storage</w:t>
            </w:r>
          </w:p>
        </w:tc>
        <w:tc>
          <w:tcPr>
            <w:tcW w:w="5551" w:type="dxa"/>
            <w:tcBorders>
              <w:left w:val="nil"/>
            </w:tcBorders>
            <w:shd w:val="clear" w:color="auto" w:fill="auto"/>
          </w:tcPr>
          <w:p w14:paraId="1B4C1ED6" w14:textId="77777777" w:rsidR="0086709C" w:rsidRPr="00E53011" w:rsidRDefault="0086709C" w:rsidP="00F14828">
            <w:pPr>
              <w:pStyle w:val="NRELTableContent"/>
              <w:rPr>
                <w:sz w:val="18"/>
                <w:szCs w:val="18"/>
              </w:rPr>
            </w:pPr>
            <w:r w:rsidRPr="009B463A">
              <w:t>2-4 technologies</w:t>
            </w:r>
          </w:p>
        </w:tc>
      </w:tr>
      <w:tr w:rsidR="0086709C" w:rsidRPr="00B0500D" w14:paraId="150219CE" w14:textId="77777777" w:rsidTr="00F14828">
        <w:trPr>
          <w:jc w:val="center"/>
        </w:trPr>
        <w:tc>
          <w:tcPr>
            <w:tcW w:w="0" w:type="auto"/>
            <w:tcBorders>
              <w:right w:val="nil"/>
            </w:tcBorders>
            <w:shd w:val="clear" w:color="auto" w:fill="DBE5F1" w:themeFill="accent1" w:themeFillTint="33"/>
          </w:tcPr>
          <w:p w14:paraId="23E1E51C" w14:textId="77777777" w:rsidR="0086709C" w:rsidRPr="00B0500D" w:rsidRDefault="0086709C" w:rsidP="00F14828">
            <w:pPr>
              <w:pStyle w:val="NRELTableContent"/>
            </w:pPr>
            <w:r w:rsidRPr="009B463A">
              <w:t>Time period</w:t>
            </w:r>
          </w:p>
        </w:tc>
        <w:tc>
          <w:tcPr>
            <w:tcW w:w="5551" w:type="dxa"/>
            <w:tcBorders>
              <w:left w:val="nil"/>
            </w:tcBorders>
            <w:shd w:val="clear" w:color="auto" w:fill="DBE5F1" w:themeFill="accent1" w:themeFillTint="33"/>
          </w:tcPr>
          <w:p w14:paraId="2C1F3465" w14:textId="77777777" w:rsidR="0086709C" w:rsidRDefault="0086709C" w:rsidP="00F14828">
            <w:pPr>
              <w:pStyle w:val="NRELTableContent"/>
            </w:pPr>
            <w:r w:rsidRPr="009B463A">
              <w:t>Coarse resolution: ~daily</w:t>
            </w:r>
          </w:p>
          <w:p w14:paraId="4429DCA2" w14:textId="77777777" w:rsidR="0086709C" w:rsidRPr="00B0500D" w:rsidRDefault="0086709C" w:rsidP="00F14828">
            <w:pPr>
              <w:pStyle w:val="NRELTableContent"/>
            </w:pPr>
            <w:r w:rsidRPr="009B463A">
              <w:t>Fine resolution: 1-4 hourly</w:t>
            </w:r>
          </w:p>
        </w:tc>
      </w:tr>
      <w:tr w:rsidR="0086709C" w:rsidRPr="00B0500D" w14:paraId="5C2F968A" w14:textId="77777777" w:rsidTr="00F14828">
        <w:trPr>
          <w:jc w:val="center"/>
        </w:trPr>
        <w:tc>
          <w:tcPr>
            <w:tcW w:w="0" w:type="auto"/>
            <w:tcBorders>
              <w:left w:val="nil"/>
              <w:right w:val="nil"/>
            </w:tcBorders>
            <w:shd w:val="clear" w:color="auto" w:fill="FFFFFF" w:themeFill="background1"/>
          </w:tcPr>
          <w:p w14:paraId="0CA4BD58" w14:textId="77777777" w:rsidR="0086709C" w:rsidRPr="00B0500D" w:rsidRDefault="0086709C" w:rsidP="00F14828">
            <w:pPr>
              <w:pStyle w:val="NRELTableContent"/>
            </w:pPr>
            <w:r w:rsidRPr="00A52032">
              <w:t>Time window</w:t>
            </w:r>
          </w:p>
        </w:tc>
        <w:tc>
          <w:tcPr>
            <w:tcW w:w="5551" w:type="dxa"/>
            <w:tcBorders>
              <w:left w:val="nil"/>
              <w:right w:val="nil"/>
            </w:tcBorders>
            <w:shd w:val="clear" w:color="auto" w:fill="FFFFFF" w:themeFill="background1"/>
          </w:tcPr>
          <w:p w14:paraId="270093B7" w14:textId="77777777" w:rsidR="0086709C" w:rsidRPr="00B0500D" w:rsidRDefault="0086709C" w:rsidP="00F14828">
            <w:pPr>
              <w:pStyle w:val="NRELTableContent"/>
            </w:pPr>
            <w:r>
              <w:t>1 year</w:t>
            </w:r>
          </w:p>
        </w:tc>
      </w:tr>
    </w:tbl>
    <w:p w14:paraId="068B4084" w14:textId="77777777" w:rsidR="0086709C" w:rsidRDefault="0086709C" w:rsidP="00686702">
      <w:pPr>
        <w:pStyle w:val="NRELBodyText"/>
      </w:pPr>
    </w:p>
    <w:p w14:paraId="066F5620" w14:textId="77777777" w:rsidR="00686702" w:rsidRDefault="00686702" w:rsidP="00686702">
      <w:pPr>
        <w:pStyle w:val="NRELBodyText"/>
      </w:pPr>
      <w:r>
        <w:t>Constraints: Establish system constraints such as import/export limits, technology-specific capacities for each node.</w:t>
      </w:r>
    </w:p>
    <w:p w14:paraId="7847C531" w14:textId="77777777" w:rsidR="00686702" w:rsidRDefault="00686702" w:rsidP="00686702">
      <w:pPr>
        <w:pStyle w:val="NRELBodyText"/>
      </w:pPr>
      <w:r>
        <w:t>Technology cost: Define economic parameters like CAPEX and OPEX, along with financial parameters such as WACC.</w:t>
      </w:r>
    </w:p>
    <w:p w14:paraId="75F38A70" w14:textId="7464D226" w:rsidR="006D1517" w:rsidDel="00686702" w:rsidRDefault="00686702" w:rsidP="00686702">
      <w:pPr>
        <w:pStyle w:val="NRELBodyText"/>
        <w:rPr>
          <w:del w:id="29" w:author="Li, Yijin" w:date="2024-12-11T13:12:00Z" w16du:dateUtc="2024-12-11T21:12:00Z"/>
        </w:rPr>
      </w:pPr>
      <w:r>
        <w:t xml:space="preserve">Transmission (pipeline or tank-based) location &amp; size: For accurate pipeline location, use the two-step solve approach, which refines pipeline locations after an initial coarser resolution </w:t>
      </w:r>
      <w:proofErr w:type="spellStart"/>
      <w:r>
        <w:t>solve.</w:t>
      </w:r>
      <w:del w:id="30" w:author="Li, Yijin" w:date="2024-12-11T13:03:00Z" w16du:dateUtc="2024-12-11T21:03:00Z">
        <w:r w:rsidR="009C35D3" w:rsidDel="00686702">
          <w:delText>ext</w:delText>
        </w:r>
      </w:del>
    </w:p>
    <w:p w14:paraId="45E03CB3" w14:textId="4D589C49" w:rsidR="006D1517" w:rsidRPr="004E5CBC" w:rsidRDefault="00B03B09" w:rsidP="004E5CBC">
      <w:pPr>
        <w:pStyle w:val="NRELHead02Numbered"/>
      </w:pPr>
      <w:bookmarkStart w:id="31" w:name="_Toc179465203"/>
      <w:r>
        <w:t>Formatting</w:t>
      </w:r>
      <w:proofErr w:type="spellEnd"/>
      <w:r>
        <w:t xml:space="preserve"> your inputs</w:t>
      </w:r>
      <w:bookmarkEnd w:id="31"/>
    </w:p>
    <w:p w14:paraId="57762E57" w14:textId="77777777" w:rsidR="008D03E8" w:rsidRDefault="008D03E8" w:rsidP="008D03E8">
      <w:pPr>
        <w:pStyle w:val="NRELBodyText"/>
        <w:rPr>
          <w:ins w:id="32" w:author="Li, Yijin" w:date="2024-12-11T13:16:00Z" w16du:dateUtc="2024-12-11T21:16:00Z"/>
        </w:rPr>
      </w:pPr>
    </w:p>
    <w:p w14:paraId="7B642BF7" w14:textId="59CDFE38" w:rsidR="008D03E8" w:rsidDel="008D03E8" w:rsidRDefault="008D03E8" w:rsidP="008D03E8">
      <w:pPr>
        <w:pStyle w:val="NRELBodyText"/>
        <w:rPr>
          <w:del w:id="33" w:author="Li, Yijin" w:date="2024-12-11T13:16:00Z" w16du:dateUtc="2024-12-11T21:16:00Z"/>
        </w:rPr>
      </w:pPr>
      <w:r>
        <w:lastRenderedPageBreak/>
        <w:t>YAML Configuration File:</w:t>
      </w:r>
    </w:p>
    <w:p w14:paraId="4CF79FC9" w14:textId="77777777" w:rsidR="008D03E8" w:rsidRDefault="008D03E8" w:rsidP="008D03E8">
      <w:pPr>
        <w:pStyle w:val="NRELBodyText"/>
      </w:pPr>
      <w:r>
        <w:t>Input your scenario configuration into a YAML file.</w:t>
      </w:r>
    </w:p>
    <w:p w14:paraId="52B9C200" w14:textId="77777777" w:rsidR="008D03E8" w:rsidRDefault="008D03E8" w:rsidP="008D03E8">
      <w:pPr>
        <w:pStyle w:val="NRELBodyText"/>
      </w:pPr>
      <w:r>
        <w:t>Specify paths to input files for technology costs, generation profiles, and demand data.</w:t>
      </w:r>
    </w:p>
    <w:p w14:paraId="3B546DFD" w14:textId="77777777" w:rsidR="008D03E8" w:rsidRDefault="008D03E8" w:rsidP="008D03E8">
      <w:pPr>
        <w:pStyle w:val="NRELBodyText"/>
      </w:pPr>
      <w:r>
        <w:t>Technology Costs:</w:t>
      </w:r>
    </w:p>
    <w:p w14:paraId="310C63A5" w14:textId="77777777" w:rsidR="008D03E8" w:rsidRDefault="008D03E8" w:rsidP="008D03E8">
      <w:pPr>
        <w:pStyle w:val="NRELBodyText"/>
      </w:pPr>
      <w:r>
        <w:t>Define annual CAPEX, fixed OPEX, and variable OPEX for each technology.</w:t>
      </w:r>
    </w:p>
    <w:p w14:paraId="43577786" w14:textId="77777777" w:rsidR="008D03E8" w:rsidRDefault="008D03E8" w:rsidP="008D03E8">
      <w:pPr>
        <w:pStyle w:val="NRELBodyText"/>
      </w:pPr>
      <w:r>
        <w:t>Costs are scaled based on the model time window.</w:t>
      </w:r>
    </w:p>
    <w:p w14:paraId="0D912D91" w14:textId="77777777" w:rsidR="008D03E8" w:rsidRDefault="008D03E8" w:rsidP="008D03E8">
      <w:pPr>
        <w:pStyle w:val="NRELBodyText"/>
      </w:pPr>
      <w:r>
        <w:t>Time Resolution:</w:t>
      </w:r>
    </w:p>
    <w:p w14:paraId="158DDE02" w14:textId="77777777" w:rsidR="008D03E8" w:rsidRDefault="008D03E8" w:rsidP="008D03E8">
      <w:pPr>
        <w:pStyle w:val="NRELBodyText"/>
      </w:pPr>
      <w:r>
        <w:t>Define time-based inputs like renewable generation profiles, hydrogen demand, and storage dynamics.</w:t>
      </w:r>
    </w:p>
    <w:p w14:paraId="7E8AAD64" w14:textId="77777777" w:rsidR="008D03E8" w:rsidRDefault="008D03E8" w:rsidP="008D03E8">
      <w:pPr>
        <w:pStyle w:val="NRELBodyText"/>
      </w:pPr>
      <w:r>
        <w:t>The model supports down-sampling of input resolution but cannot up-sample.</w:t>
      </w:r>
    </w:p>
    <w:p w14:paraId="292ADE26" w14:textId="77777777" w:rsidR="008D03E8" w:rsidRDefault="008D03E8" w:rsidP="008D03E8">
      <w:pPr>
        <w:pStyle w:val="NRELBodyText"/>
      </w:pPr>
      <w:r>
        <w:t>Pipeline Inputs:</w:t>
      </w:r>
    </w:p>
    <w:p w14:paraId="6C992534" w14:textId="77777777" w:rsidR="008D03E8" w:rsidRDefault="008D03E8" w:rsidP="008D03E8">
      <w:pPr>
        <w:pStyle w:val="NRELBodyText"/>
      </w:pPr>
      <w:r>
        <w:t>For mixed-integer optimization mode, input binary variables to optimize pipeline locations.</w:t>
      </w:r>
    </w:p>
    <w:p w14:paraId="5FC3CF2F" w14:textId="4A352E15" w:rsidR="0082479A" w:rsidRDefault="008D03E8" w:rsidP="008D03E8">
      <w:pPr>
        <w:pStyle w:val="NRELBodyText"/>
      </w:pPr>
      <w:r>
        <w:t>For fully linear optimization mode, input fixed pipeline costs.</w:t>
      </w:r>
      <w:del w:id="34" w:author="Li, Yijin" w:date="2024-12-11T13:14:00Z" w16du:dateUtc="2024-12-11T21:14:00Z">
        <w:r w:rsidR="009C35D3" w:rsidDel="008D03E8">
          <w:delText>xt</w:delText>
        </w:r>
      </w:del>
    </w:p>
    <w:p w14:paraId="341C5E5C" w14:textId="41112EFC" w:rsidR="00B03B09" w:rsidRPr="00B03B09" w:rsidRDefault="00B03B09" w:rsidP="00B03B09">
      <w:pPr>
        <w:pStyle w:val="NRELHead02Numbered"/>
      </w:pPr>
      <w:bookmarkStart w:id="35" w:name="_Toc179465204"/>
      <w:r>
        <w:t>Running the model</w:t>
      </w:r>
      <w:bookmarkEnd w:id="35"/>
    </w:p>
    <w:p w14:paraId="0A8EC180" w14:textId="77777777" w:rsidR="008D03E8" w:rsidRDefault="008D03E8" w:rsidP="008D03E8">
      <w:pPr>
        <w:pStyle w:val="NRELBodyText"/>
      </w:pPr>
      <w:r>
        <w:t>Load Inputs:</w:t>
      </w:r>
    </w:p>
    <w:p w14:paraId="21A21468" w14:textId="77777777" w:rsidR="008D03E8" w:rsidRDefault="008D03E8" w:rsidP="008D03E8">
      <w:pPr>
        <w:pStyle w:val="NRELBodyText"/>
      </w:pPr>
      <w:r>
        <w:t xml:space="preserve">Use the HYPSTAT class to load your inputs from the YAML configuration file using the </w:t>
      </w:r>
      <w:proofErr w:type="spellStart"/>
      <w:r>
        <w:t>load_inputs</w:t>
      </w:r>
      <w:proofErr w:type="spellEnd"/>
      <w:r>
        <w:t xml:space="preserve"> method.</w:t>
      </w:r>
    </w:p>
    <w:p w14:paraId="61F5A981" w14:textId="77777777" w:rsidR="008D03E8" w:rsidRDefault="008D03E8" w:rsidP="008D03E8">
      <w:pPr>
        <w:pStyle w:val="NRELBodyText"/>
      </w:pPr>
      <w:r>
        <w:t>Model Formulation:</w:t>
      </w:r>
    </w:p>
    <w:p w14:paraId="28749DE5" w14:textId="77777777" w:rsidR="008D03E8" w:rsidRDefault="008D03E8" w:rsidP="008D03E8">
      <w:pPr>
        <w:pStyle w:val="NRELBodyText"/>
      </w:pPr>
      <w:r>
        <w:t xml:space="preserve">Call </w:t>
      </w:r>
      <w:proofErr w:type="spellStart"/>
      <w:r>
        <w:t>load_model</w:t>
      </w:r>
      <w:proofErr w:type="spellEnd"/>
      <w:r>
        <w:t xml:space="preserve"> and </w:t>
      </w:r>
      <w:proofErr w:type="spellStart"/>
      <w:r>
        <w:t>load_constraints</w:t>
      </w:r>
      <w:proofErr w:type="spellEnd"/>
      <w:r>
        <w:t xml:space="preserve"> methods to set up the optimization problem.</w:t>
      </w:r>
    </w:p>
    <w:p w14:paraId="1CDA207A" w14:textId="77777777" w:rsidR="008D03E8" w:rsidRDefault="008D03E8" w:rsidP="008D03E8">
      <w:pPr>
        <w:pStyle w:val="NRELBodyText"/>
      </w:pPr>
      <w:r>
        <w:t>Define constraints related to generation, production, storage, and transmission technologies.</w:t>
      </w:r>
    </w:p>
    <w:p w14:paraId="771CAA54" w14:textId="77777777" w:rsidR="008D03E8" w:rsidRDefault="008D03E8" w:rsidP="008D03E8">
      <w:pPr>
        <w:pStyle w:val="NRELBodyText"/>
      </w:pPr>
      <w:r>
        <w:t>Solve the Model:</w:t>
      </w:r>
    </w:p>
    <w:p w14:paraId="21BF59B2" w14:textId="77777777" w:rsidR="008D03E8" w:rsidRDefault="008D03E8" w:rsidP="008D03E8">
      <w:pPr>
        <w:pStyle w:val="NRELBodyText"/>
      </w:pPr>
      <w:r>
        <w:t xml:space="preserve">Use the </w:t>
      </w:r>
      <w:proofErr w:type="spellStart"/>
      <w:r>
        <w:t>solve_model</w:t>
      </w:r>
      <w:proofErr w:type="spellEnd"/>
      <w:r>
        <w:t xml:space="preserve"> method with the desired solver (GLPK or </w:t>
      </w:r>
      <w:proofErr w:type="spellStart"/>
      <w:r>
        <w:t>Gurobi</w:t>
      </w:r>
      <w:proofErr w:type="spellEnd"/>
      <w:r>
        <w:t xml:space="preserve"> recommended).</w:t>
      </w:r>
    </w:p>
    <w:p w14:paraId="44E0BAD6" w14:textId="77777777" w:rsidR="008D03E8" w:rsidRDefault="008D03E8" w:rsidP="008D03E8">
      <w:pPr>
        <w:pStyle w:val="NRELBodyText"/>
      </w:pPr>
      <w:r>
        <w:t xml:space="preserve">Pass the </w:t>
      </w:r>
      <w:proofErr w:type="spellStart"/>
      <w:r>
        <w:t>optimize_pipelines</w:t>
      </w:r>
      <w:proofErr w:type="spellEnd"/>
      <w:r>
        <w:t xml:space="preserve"> parameter to select between mixed-integer (pipeline optimization) or fully linear (fixed pipeline locations) modes.</w:t>
      </w:r>
    </w:p>
    <w:p w14:paraId="7C6C6DEB" w14:textId="77777777" w:rsidR="008D03E8" w:rsidRDefault="008D03E8" w:rsidP="008D03E8">
      <w:pPr>
        <w:pStyle w:val="NRELBodyText"/>
      </w:pPr>
      <w:r>
        <w:t>Two-Step Solve Approach:</w:t>
      </w:r>
    </w:p>
    <w:p w14:paraId="66C1C9D4" w14:textId="77777777" w:rsidR="008D03E8" w:rsidRDefault="008D03E8" w:rsidP="008D03E8">
      <w:pPr>
        <w:pStyle w:val="NRELBodyText"/>
      </w:pPr>
      <w:r>
        <w:t>For accurate pipeline location results, run the model twice: first with coarser resolution (daily) and then refine with finer resolution (e.g., 1-2 hourly) using fully linear optimization for accurate dynamic results.</w:t>
      </w:r>
    </w:p>
    <w:p w14:paraId="3368B4CA" w14:textId="77777777" w:rsidR="008D03E8" w:rsidRDefault="008D03E8" w:rsidP="008D03E8">
      <w:pPr>
        <w:pStyle w:val="NRELBodyText"/>
      </w:pPr>
      <w:r>
        <w:lastRenderedPageBreak/>
        <w:t>Write Outputs:</w:t>
      </w:r>
    </w:p>
    <w:p w14:paraId="52EC7D01" w14:textId="77777777" w:rsidR="008D03E8" w:rsidRDefault="008D03E8" w:rsidP="008D03E8">
      <w:pPr>
        <w:pStyle w:val="NRELBodyText"/>
      </w:pPr>
      <w:r>
        <w:t xml:space="preserve">Use the </w:t>
      </w:r>
      <w:proofErr w:type="spellStart"/>
      <w:r>
        <w:t>write_outputs</w:t>
      </w:r>
      <w:proofErr w:type="spellEnd"/>
      <w:r>
        <w:t xml:space="preserve"> method to save model results to CSV files.</w:t>
      </w:r>
    </w:p>
    <w:p w14:paraId="4CC2C665" w14:textId="636AD738" w:rsidR="008A0449" w:rsidRDefault="008D03E8" w:rsidP="008A0449">
      <w:pPr>
        <w:pStyle w:val="NRELBodyText"/>
      </w:pPr>
      <w:r>
        <w:t xml:space="preserve">Specify output paths and handle overwriting options </w:t>
      </w:r>
      <w:proofErr w:type="spellStart"/>
      <w:r>
        <w:t>as</w:t>
      </w:r>
      <w:del w:id="36" w:author="Li, Yijin" w:date="2024-12-11T13:15:00Z" w16du:dateUtc="2024-12-11T21:15:00Z">
        <w:r w:rsidDel="008D03E8">
          <w:delText xml:space="preserve"> </w:delText>
        </w:r>
        <w:r w:rsidR="008A0449" w:rsidDel="008D03E8">
          <w:delText>---</w:delText>
        </w:r>
      </w:del>
      <w:r>
        <w:t>necessary</w:t>
      </w:r>
      <w:proofErr w:type="spellEnd"/>
      <w:r>
        <w:t>. ---</w:t>
      </w:r>
    </w:p>
    <w:p w14:paraId="6741EAFA" w14:textId="77777777" w:rsidR="008A0449" w:rsidRDefault="008A0449" w:rsidP="008A0449">
      <w:pPr>
        <w:pStyle w:val="NRELBodyText"/>
      </w:pPr>
    </w:p>
    <w:p w14:paraId="75F03535" w14:textId="77777777" w:rsidR="00EE43F5" w:rsidRPr="00CE27B0" w:rsidRDefault="00CE27B0" w:rsidP="00BD51C3">
      <w:r>
        <w:br w:type="page"/>
      </w:r>
    </w:p>
    <w:p w14:paraId="1B362B1E" w14:textId="3C82EA8A" w:rsidR="006D1517" w:rsidRDefault="004C4118" w:rsidP="00FF29AF">
      <w:pPr>
        <w:pStyle w:val="NRELHead01Numbered"/>
      </w:pPr>
      <w:bookmarkStart w:id="37" w:name="_Toc179465205"/>
      <w:r>
        <w:lastRenderedPageBreak/>
        <w:t>Detailed Documentation</w:t>
      </w:r>
      <w:bookmarkEnd w:id="37"/>
    </w:p>
    <w:p w14:paraId="4E777B29" w14:textId="511DB923" w:rsidR="006D1517" w:rsidRDefault="004C4118" w:rsidP="00FF29AF">
      <w:pPr>
        <w:pStyle w:val="NRELHead02Numbered"/>
      </w:pPr>
      <w:bookmarkStart w:id="38" w:name="_Toc179465206"/>
      <w:r>
        <w:t>Overview</w:t>
      </w:r>
      <w:bookmarkEnd w:id="38"/>
    </w:p>
    <w:p w14:paraId="644DCAFF" w14:textId="4328EB77" w:rsidR="00BF260C" w:rsidRDefault="00BF260C" w:rsidP="00BF260C">
      <w:pPr>
        <w:pStyle w:val="NRELBodyText"/>
      </w:pPr>
      <w:bookmarkStart w:id="39" w:name="_Toc100058847"/>
      <w:bookmarkStart w:id="40" w:name="_Toc100827776"/>
      <w:bookmarkEnd w:id="39"/>
      <w:bookmarkEnd w:id="40"/>
      <w:r>
        <w:t xml:space="preserve">The Hydrogen Production, Storage, and Transmission Analysis Tool (HYPSTAT) is a supply-to-demand hydrogen </w:t>
      </w:r>
      <w:ins w:id="41" w:author="Li, Yijin" w:date="2024-12-10T16:00:00Z" w16du:dateUtc="2024-12-11T00:00:00Z">
        <w:r w:rsidR="00A35174">
          <w:t xml:space="preserve">system </w:t>
        </w:r>
      </w:ins>
      <w:r>
        <w:t xml:space="preserve">modeling tool developed at the National Renewable Energy Laboratory (NREL). HYPSTAT is used to represent </w:t>
      </w:r>
      <w:ins w:id="42" w:author="Li, Yijin" w:date="2024-12-10T16:01:00Z" w16du:dateUtc="2024-12-11T00:01:00Z">
        <w:r w:rsidR="00A35174">
          <w:t xml:space="preserve">system-wide </w:t>
        </w:r>
      </w:ins>
      <w:r>
        <w:t xml:space="preserve">hydrogen </w:t>
      </w:r>
      <w:del w:id="43" w:author="Li, Yijin" w:date="2024-12-10T16:02:00Z" w16du:dateUtc="2024-12-11T00:02:00Z">
        <w:r w:rsidDel="00A35174">
          <w:delText>systems</w:delText>
        </w:r>
      </w:del>
      <w:ins w:id="44" w:author="Li, Yijin" w:date="2024-12-10T16:02:00Z" w16du:dateUtc="2024-12-11T00:02:00Z">
        <w:r w:rsidR="00A35174">
          <w:t xml:space="preserve">infrastructure </w:t>
        </w:r>
        <w:proofErr w:type="gramStart"/>
        <w:r w:rsidR="00A35174">
          <w:t>needs</w:t>
        </w:r>
      </w:ins>
      <w:r>
        <w:t>,</w:t>
      </w:r>
      <w:ins w:id="45" w:author="Li, Yijin" w:date="2024-12-10T16:02:00Z" w16du:dateUtc="2024-12-11T00:02:00Z">
        <w:r w:rsidR="00A35174">
          <w:t xml:space="preserve"> </w:t>
        </w:r>
      </w:ins>
      <w:r>
        <w:t xml:space="preserve"> particularly</w:t>
      </w:r>
      <w:proofErr w:type="gramEnd"/>
      <w:r>
        <w:t xml:space="preserve"> for transitioning to decarbonized energy systems </w:t>
      </w:r>
      <w:del w:id="46" w:author="Li, Yijin" w:date="2024-12-10T16:04:00Z" w16du:dateUtc="2024-12-11T00:04:00Z">
        <w:r w:rsidDel="00E8749A">
          <w:delText>and focusing</w:delText>
        </w:r>
      </w:del>
      <w:ins w:id="47" w:author="Li, Yijin" w:date="2024-12-10T16:04:00Z" w16du:dateUtc="2024-12-11T00:04:00Z">
        <w:r w:rsidR="00E8749A">
          <w:t>with a focus</w:t>
        </w:r>
      </w:ins>
      <w:r>
        <w:t xml:space="preserve"> on electrolytic hydrogen production along with hydrogen storage and transmission.</w:t>
      </w:r>
    </w:p>
    <w:p w14:paraId="17717434" w14:textId="46C6A0BA" w:rsidR="00BF260C" w:rsidRDefault="00BF260C" w:rsidP="00BF260C">
      <w:pPr>
        <w:pStyle w:val="NRELBodyText"/>
      </w:pPr>
      <w:r>
        <w:t>HYPSTAT is a supply-to-demand model: it is fed</w:t>
      </w:r>
      <w:ins w:id="48" w:author="Li, Yijin" w:date="2024-12-10T16:06:00Z" w16du:dateUtc="2024-12-11T00:06:00Z">
        <w:r w:rsidR="00E8749A">
          <w:t xml:space="preserve"> exogenously</w:t>
        </w:r>
      </w:ins>
      <w:r>
        <w:t xml:space="preserve"> a fixed demand and determines the cost-optimal system design and operation to meet that demand based on specified </w:t>
      </w:r>
      <w:proofErr w:type="gramStart"/>
      <w:r>
        <w:t>technology</w:t>
      </w:r>
      <w:proofErr w:type="gramEnd"/>
      <w:r>
        <w:t xml:space="preserve"> options and system constraints. It models a single year at a time</w:t>
      </w:r>
      <w:ins w:id="49" w:author="Li, Yijin" w:date="2024-12-10T16:05:00Z" w16du:dateUtc="2024-12-11T00:05:00Z">
        <w:r w:rsidR="00E8749A">
          <w:t xml:space="preserve">; </w:t>
        </w:r>
      </w:ins>
      <w:del w:id="50" w:author="Li, Yijin" w:date="2024-12-10T16:05:00Z" w16du:dateUtc="2024-12-11T00:05:00Z">
        <w:r w:rsidDel="00E8749A">
          <w:delText>—</w:delText>
        </w:r>
      </w:del>
      <w:r>
        <w:t xml:space="preserve">that is, it is not a capacity expansion model. However, HYPSTAT inputs are set up to easily run separate, individual analyses for several different years </w:t>
      </w:r>
      <w:proofErr w:type="gramStart"/>
      <w:r>
        <w:t>to infer</w:t>
      </w:r>
      <w:proofErr w:type="gramEnd"/>
      <w:r>
        <w:t xml:space="preserve"> insights about capacity expansion.</w:t>
      </w:r>
    </w:p>
    <w:p w14:paraId="7683A104" w14:textId="5B1E654D" w:rsidR="00BF260C" w:rsidRDefault="00BF260C" w:rsidP="00BF260C">
      <w:pPr>
        <w:pStyle w:val="NRELBodyText"/>
      </w:pPr>
      <w:r>
        <w:t xml:space="preserve">HYPSTAT also does not include </w:t>
      </w:r>
      <w:ins w:id="51" w:author="Li, Yijin" w:date="2024-12-10T16:06:00Z" w16du:dateUtc="2024-12-11T00:06:00Z">
        <w:r w:rsidR="00E8749A">
          <w:t xml:space="preserve">endogenous </w:t>
        </w:r>
      </w:ins>
      <w:r>
        <w:t xml:space="preserve">market dynamics around supply and demand. The demand is fixed, and systems defined by the results have associated costs but do not specifically estimate hydrogen </w:t>
      </w:r>
      <w:ins w:id="52" w:author="Li, Yijin" w:date="2024-12-10T16:07:00Z" w16du:dateUtc="2024-12-11T00:07:00Z">
        <w:r w:rsidR="00E8749A">
          <w:t xml:space="preserve">market </w:t>
        </w:r>
      </w:ins>
      <w:r>
        <w:t>prices.</w:t>
      </w:r>
    </w:p>
    <w:p w14:paraId="4B3CFCA5" w14:textId="464C6CB4" w:rsidR="00BF260C" w:rsidRDefault="00BF260C" w:rsidP="00BF260C">
      <w:pPr>
        <w:pStyle w:val="NRELBodyText"/>
      </w:pPr>
      <w:r>
        <w:t xml:space="preserve">HYPSTAT formulates the specified hydrogen system as a linear or mixed-integer linear optimization using the </w:t>
      </w:r>
      <w:proofErr w:type="spellStart"/>
      <w:r>
        <w:t>Pyomo</w:t>
      </w:r>
      <w:proofErr w:type="spellEnd"/>
      <w:r>
        <w:t xml:space="preserve"> package in Python. It also includes code for input processing</w:t>
      </w:r>
      <w:ins w:id="53" w:author="Li, Yijin" w:date="2024-12-10T16:08:00Z" w16du:dateUtc="2024-12-11T00:08:00Z">
        <w:r w:rsidR="00E8749A">
          <w:t xml:space="preserve">, </w:t>
        </w:r>
      </w:ins>
      <w:del w:id="54" w:author="Li, Yijin" w:date="2024-12-10T16:07:00Z" w16du:dateUtc="2024-12-11T00:07:00Z">
        <w:r w:rsidDel="00E8749A">
          <w:delText xml:space="preserve">; </w:delText>
        </w:r>
      </w:del>
      <w:r>
        <w:t>limited output processing capabilities are in development.</w:t>
      </w:r>
    </w:p>
    <w:p w14:paraId="7DB533C8" w14:textId="77777777" w:rsidR="00BF260C" w:rsidRDefault="00BF260C" w:rsidP="00BF260C">
      <w:pPr>
        <w:pStyle w:val="NRELHead03Numbered"/>
      </w:pPr>
      <w:bookmarkStart w:id="55" w:name="_Toc179465207"/>
      <w:r>
        <w:t>Terminology</w:t>
      </w:r>
      <w:bookmarkEnd w:id="55"/>
    </w:p>
    <w:p w14:paraId="2B908ACD" w14:textId="77777777" w:rsidR="00BF260C" w:rsidRDefault="00BF260C" w:rsidP="00BF260C">
      <w:pPr>
        <w:pStyle w:val="NRELBodyText"/>
      </w:pPr>
      <w:r>
        <w:t>Within the HYPSTAT model and this documentation, we use certain terminology to refer to specific things like electricity generation or hydrogen production. These often have standard abbreviations in our code base and naming conventions. In general, we use “generation” (gen) to refer to electricity generation, “production” (prod) to refer to hydrogen production, “storage” (</w:t>
      </w:r>
      <w:proofErr w:type="spellStart"/>
      <w:r>
        <w:t>stor</w:t>
      </w:r>
      <w:proofErr w:type="spellEnd"/>
      <w:r>
        <w:t>) to refer to physical hydrogen storage, and “transmission” (trans or transmission) to refer to physical hydrogen transport. In these categories, we refer to “technologies” (tech) for different types of technology, for example:</w:t>
      </w:r>
    </w:p>
    <w:p w14:paraId="632999C9" w14:textId="77777777" w:rsidR="00BF260C" w:rsidRDefault="00BF260C" w:rsidP="00BF260C">
      <w:pPr>
        <w:pStyle w:val="NRELBullet01"/>
      </w:pPr>
      <w:r>
        <w:t>Wind, solar or grid electricity would be three types of generation technology; and</w:t>
      </w:r>
    </w:p>
    <w:p w14:paraId="4DFDA084" w14:textId="77777777" w:rsidR="00BF260C" w:rsidRDefault="00BF260C" w:rsidP="00BF260C">
      <w:pPr>
        <w:pStyle w:val="NRELBullet01"/>
      </w:pPr>
      <w:r>
        <w:t>Truck transmission and pipeline transmission would be two types of transmission technology.</w:t>
      </w:r>
    </w:p>
    <w:p w14:paraId="1603C265" w14:textId="118AD7E6" w:rsidR="00BF260C" w:rsidRPr="00C247FA" w:rsidRDefault="00BF260C" w:rsidP="00BF260C">
      <w:pPr>
        <w:pStyle w:val="NRELBodyText"/>
      </w:pPr>
      <w:r>
        <w:t xml:space="preserve">Different technology types have names which are either flexible via user inputs or fixed for certain uses. Note that for simplicity, we use electricity generation to refer to any provider of electricity, even if that technology is not technically generating </w:t>
      </w:r>
      <w:proofErr w:type="gramStart"/>
      <w:r>
        <w:t>the electricity—</w:t>
      </w:r>
      <w:proofErr w:type="gramEnd"/>
      <w:r>
        <w:t>e.g., grid electricity. HYPSTAT currently supports generic technology types for generation and storage but only considers pre-specified technology types for production and transmission (see</w:t>
      </w:r>
      <w:r w:rsidR="00AA017A">
        <w:t xml:space="preserve"> </w:t>
      </w:r>
      <w:r w:rsidR="00AA017A">
        <w:rPr>
          <w:b/>
          <w:bCs/>
        </w:rPr>
        <w:fldChar w:fldCharType="begin"/>
      </w:r>
      <w:r w:rsidR="00AA017A">
        <w:instrText xml:space="preserve"> REF _Ref179382197 \h </w:instrText>
      </w:r>
      <w:r w:rsidR="00AA017A">
        <w:rPr>
          <w:b/>
          <w:bCs/>
        </w:rPr>
      </w:r>
      <w:r w:rsidR="00AA017A">
        <w:rPr>
          <w:b/>
          <w:bCs/>
        </w:rPr>
        <w:fldChar w:fldCharType="separate"/>
      </w:r>
      <w:r w:rsidR="00AA017A">
        <w:t>Scope and Functionality</w:t>
      </w:r>
      <w:r w:rsidR="00AA017A">
        <w:rPr>
          <w:b/>
          <w:bCs/>
        </w:rPr>
        <w:fldChar w:fldCharType="end"/>
      </w:r>
      <w:r>
        <w:t>).</w:t>
      </w:r>
    </w:p>
    <w:p w14:paraId="29455963" w14:textId="77777777" w:rsidR="00BF260C" w:rsidRPr="009355C2" w:rsidRDefault="00BF260C" w:rsidP="00BF260C">
      <w:pPr>
        <w:pStyle w:val="NRELBodyText"/>
      </w:pPr>
      <w:r>
        <w:t>See below for other specific terminology and definitions in the context of the HYPSTAT model.</w:t>
      </w:r>
    </w:p>
    <w:p w14:paraId="6482E362" w14:textId="77777777" w:rsidR="00BF260C" w:rsidRDefault="00BF260C" w:rsidP="00BF260C">
      <w:pPr>
        <w:pStyle w:val="NRELBullet01"/>
      </w:pPr>
      <w:r w:rsidRPr="008277D7">
        <w:rPr>
          <w:b/>
          <w:bCs/>
        </w:rPr>
        <w:lastRenderedPageBreak/>
        <w:t>Node</w:t>
      </w:r>
      <w:r>
        <w:t>: a representation of a location in the model which can contain electricity generation technology, hydrogen production technology, and hydrogen storage technology.</w:t>
      </w:r>
    </w:p>
    <w:p w14:paraId="0C5A1E31" w14:textId="77777777" w:rsidR="00BF260C" w:rsidRDefault="00BF260C" w:rsidP="00BF260C">
      <w:pPr>
        <w:pStyle w:val="NRELBullet01"/>
      </w:pPr>
      <w:r w:rsidRPr="008277D7">
        <w:rPr>
          <w:b/>
          <w:bCs/>
        </w:rPr>
        <w:t>Link</w:t>
      </w:r>
      <w:r>
        <w:t>: a connection between two nodes over which hydrogen can be transported.</w:t>
      </w:r>
    </w:p>
    <w:p w14:paraId="7844ED61" w14:textId="77777777" w:rsidR="00BF260C" w:rsidRDefault="00BF260C" w:rsidP="00BF260C">
      <w:pPr>
        <w:pStyle w:val="NRELBullet01"/>
      </w:pPr>
      <w:r>
        <w:rPr>
          <w:b/>
          <w:bCs/>
        </w:rPr>
        <w:t>Capacity</w:t>
      </w:r>
      <w:r w:rsidRPr="00BC6EA3">
        <w:t>:</w:t>
      </w:r>
      <w:r>
        <w:t xml:space="preserve"> the amount or size of a certain technology that is built at a node.</w:t>
      </w:r>
    </w:p>
    <w:p w14:paraId="07538932" w14:textId="4107C715" w:rsidR="00BF260C" w:rsidRDefault="00BF260C" w:rsidP="00BF260C">
      <w:pPr>
        <w:pStyle w:val="NRELBullet01"/>
      </w:pPr>
      <w:r w:rsidRPr="001979F9">
        <w:rPr>
          <w:b/>
          <w:bCs/>
        </w:rPr>
        <w:t>Time</w:t>
      </w:r>
      <w:r>
        <w:t xml:space="preserve"> </w:t>
      </w:r>
      <w:r w:rsidRPr="008277D7">
        <w:rPr>
          <w:b/>
          <w:bCs/>
        </w:rPr>
        <w:t>period</w:t>
      </w:r>
      <w:r>
        <w:rPr>
          <w:b/>
          <w:bCs/>
        </w:rPr>
        <w:t xml:space="preserve"> </w:t>
      </w:r>
      <w:r>
        <w:t xml:space="preserve">or simply </w:t>
      </w:r>
      <w:r>
        <w:rPr>
          <w:b/>
          <w:bCs/>
        </w:rPr>
        <w:t>period</w:t>
      </w:r>
      <w:r>
        <w:t xml:space="preserve">: the individual unit of time for which the model considers dynamics of the hydrogen system—hydrogen production, </w:t>
      </w:r>
      <w:ins w:id="56" w:author="Li, Yijin" w:date="2024-12-11T09:59:00Z" w16du:dateUtc="2024-12-11T17:59:00Z">
        <w:r w:rsidR="000B6748">
          <w:t>electricity production, hydrogen</w:t>
        </w:r>
      </w:ins>
      <w:ins w:id="57" w:author="Li, Yijin" w:date="2024-12-11T10:00:00Z" w16du:dateUtc="2024-12-11T18:00:00Z">
        <w:r w:rsidR="000B6748">
          <w:t xml:space="preserve"> transmission,</w:t>
        </w:r>
      </w:ins>
      <w:ins w:id="58" w:author="Li, Yijin" w:date="2024-12-11T09:59:00Z" w16du:dateUtc="2024-12-11T17:59:00Z">
        <w:r w:rsidR="000B6748">
          <w:t xml:space="preserve"> </w:t>
        </w:r>
      </w:ins>
      <w:r>
        <w:t>storage injections and withdrawals, etc. (e.g., hourly).</w:t>
      </w:r>
    </w:p>
    <w:p w14:paraId="2AC2E675" w14:textId="77777777" w:rsidR="00BF260C" w:rsidRDefault="00BF260C" w:rsidP="00BF260C">
      <w:pPr>
        <w:pStyle w:val="NRELBullet01"/>
      </w:pPr>
      <w:r>
        <w:rPr>
          <w:b/>
          <w:bCs/>
        </w:rPr>
        <w:t>Model</w:t>
      </w:r>
      <w:r>
        <w:t xml:space="preserve"> </w:t>
      </w:r>
      <w:r w:rsidRPr="008277D7">
        <w:rPr>
          <w:b/>
          <w:bCs/>
        </w:rPr>
        <w:t>window</w:t>
      </w:r>
      <w:r>
        <w:t>: the entire time length for which the model captures the hydrogen system (e.g., a full year).</w:t>
      </w:r>
    </w:p>
    <w:p w14:paraId="120FDF30" w14:textId="6448D452" w:rsidR="00BF260C" w:rsidRDefault="00BF260C" w:rsidP="00BF260C">
      <w:pPr>
        <w:pStyle w:val="NRELBullet01"/>
      </w:pPr>
      <w:r w:rsidRPr="001979F9">
        <w:rPr>
          <w:b/>
          <w:bCs/>
        </w:rPr>
        <w:t>Storage level</w:t>
      </w:r>
      <w:r>
        <w:t>: the amount of hydrogen that is stored in a hydrogen storage resource at a given time</w:t>
      </w:r>
      <w:ins w:id="59" w:author="Li, Yijin" w:date="2024-12-11T10:02:00Z" w16du:dateUtc="2024-12-11T18:02:00Z">
        <w:r w:rsidR="000B6748">
          <w:t xml:space="preserve">, </w:t>
        </w:r>
      </w:ins>
      <w:ins w:id="60" w:author="Li, Yijin" w:date="2024-12-11T10:03:00Z" w16du:dateUtc="2024-12-11T18:03:00Z">
        <w:r w:rsidR="000B6748" w:rsidRPr="000B6748">
          <w:t>typically measured in kilograms (kg) of H</w:t>
        </w:r>
        <w:r w:rsidR="000B6748" w:rsidRPr="000B6748">
          <w:rPr>
            <w:vertAlign w:val="subscript"/>
            <w:rPrChange w:id="61" w:author="Li, Yijin" w:date="2024-12-11T10:03:00Z" w16du:dateUtc="2024-12-11T18:03:00Z">
              <w:rPr/>
            </w:rPrChange>
          </w:rPr>
          <w:t>2</w:t>
        </w:r>
        <w:r w:rsidR="000B6748">
          <w:t>.</w:t>
        </w:r>
      </w:ins>
      <w:del w:id="62" w:author="Li, Yijin" w:date="2024-12-11T10:02:00Z" w16du:dateUtc="2024-12-11T18:02:00Z">
        <w:r w:rsidDel="000B6748">
          <w:delText>.</w:delText>
        </w:r>
      </w:del>
    </w:p>
    <w:p w14:paraId="05F1EF43" w14:textId="480F43FA" w:rsidR="00BF260C" w:rsidRDefault="00BF260C" w:rsidP="00BF260C">
      <w:pPr>
        <w:pStyle w:val="NRELBullet01"/>
      </w:pPr>
      <w:r>
        <w:rPr>
          <w:b/>
          <w:bCs/>
        </w:rPr>
        <w:t>Storage charging</w:t>
      </w:r>
      <w:r>
        <w:t>: injecting hydrogen into hydrogen storage (</w:t>
      </w:r>
      <w:proofErr w:type="gramStart"/>
      <w:r>
        <w:t>similar to</w:t>
      </w:r>
      <w:proofErr w:type="gramEnd"/>
      <w:r>
        <w:t xml:space="preserve"> charging a battery)</w:t>
      </w:r>
      <w:ins w:id="63" w:author="Li, Yijin" w:date="2024-12-11T10:02:00Z" w16du:dateUtc="2024-12-11T18:02:00Z">
        <w:r w:rsidR="000B6748">
          <w:t xml:space="preserve">, </w:t>
        </w:r>
      </w:ins>
      <w:ins w:id="64" w:author="Li, Yijin" w:date="2024-12-11T10:03:00Z" w16du:dateUtc="2024-12-11T18:03:00Z">
        <w:r w:rsidR="000B6748" w:rsidRPr="000B6748">
          <w:t xml:space="preserve">typically measured in </w:t>
        </w:r>
      </w:ins>
      <w:ins w:id="65" w:author="Li, Yijin" w:date="2024-12-11T10:04:00Z" w16du:dateUtc="2024-12-11T18:04:00Z">
        <w:r w:rsidR="000B6748">
          <w:t>kg</w:t>
        </w:r>
      </w:ins>
      <w:ins w:id="66" w:author="Li, Yijin" w:date="2024-12-11T10:03:00Z" w16du:dateUtc="2024-12-11T18:03:00Z">
        <w:r w:rsidR="000B6748" w:rsidRPr="000B6748">
          <w:t xml:space="preserve"> of H₂ per time period.</w:t>
        </w:r>
      </w:ins>
      <w:del w:id="67" w:author="Li, Yijin" w:date="2024-12-11T10:02:00Z" w16du:dateUtc="2024-12-11T18:02:00Z">
        <w:r w:rsidDel="000B6748">
          <w:delText>.</w:delText>
        </w:r>
      </w:del>
    </w:p>
    <w:p w14:paraId="2D748102" w14:textId="7020049F" w:rsidR="00BF260C" w:rsidRDefault="00BF260C" w:rsidP="00BF260C">
      <w:pPr>
        <w:pStyle w:val="NRELBullet01"/>
      </w:pPr>
      <w:r>
        <w:rPr>
          <w:b/>
          <w:bCs/>
        </w:rPr>
        <w:t>Storage discharging</w:t>
      </w:r>
      <w:r w:rsidRPr="00733045">
        <w:t>:</w:t>
      </w:r>
      <w:r>
        <w:t xml:space="preserve"> withdrawing hydrogen from hydrogen storage (</w:t>
      </w:r>
      <w:proofErr w:type="gramStart"/>
      <w:r>
        <w:t>similar to</w:t>
      </w:r>
      <w:proofErr w:type="gramEnd"/>
      <w:r>
        <w:t xml:space="preserve"> discharging or using energy from a battery)</w:t>
      </w:r>
      <w:ins w:id="68" w:author="Li, Yijin" w:date="2024-12-11T10:04:00Z" w16du:dateUtc="2024-12-11T18:04:00Z">
        <w:r w:rsidR="000B6748">
          <w:t xml:space="preserve">, </w:t>
        </w:r>
      </w:ins>
      <w:del w:id="69" w:author="Li, Yijin" w:date="2024-12-11T10:04:00Z" w16du:dateUtc="2024-12-11T18:04:00Z">
        <w:r w:rsidDel="000B6748">
          <w:delText>.</w:delText>
        </w:r>
      </w:del>
      <w:ins w:id="70" w:author="Li, Yijin" w:date="2024-12-11T10:04:00Z" w16du:dateUtc="2024-12-11T18:04:00Z">
        <w:r w:rsidR="000B6748" w:rsidRPr="000B6748">
          <w:t xml:space="preserve">typically measured in </w:t>
        </w:r>
        <w:r w:rsidR="000B6748">
          <w:t xml:space="preserve">kg </w:t>
        </w:r>
        <w:r w:rsidR="000B6748" w:rsidRPr="000B6748">
          <w:t>of H₂ per time period.</w:t>
        </w:r>
      </w:ins>
    </w:p>
    <w:p w14:paraId="6985EEE2" w14:textId="09F5890C" w:rsidR="00BF260C" w:rsidRDefault="00BF260C" w:rsidP="00BF260C">
      <w:pPr>
        <w:pStyle w:val="NRELBullet01"/>
      </w:pPr>
      <w:r w:rsidRPr="001979F9">
        <w:rPr>
          <w:b/>
          <w:bCs/>
        </w:rPr>
        <w:t>CAPEX</w:t>
      </w:r>
      <w:r>
        <w:t>: overnight capital expenses to build a given technology</w:t>
      </w:r>
      <w:ins w:id="71" w:author="Li, Yijin" w:date="2024-12-11T10:05:00Z" w16du:dateUtc="2024-12-11T18:05:00Z">
        <w:r w:rsidR="000B6748">
          <w:t>, i</w:t>
        </w:r>
        <w:r w:rsidR="000B6748" w:rsidRPr="000B6748">
          <w:t>ncluding renewable energy systems, electrolyzers, storage, and transmission technologies.</w:t>
        </w:r>
      </w:ins>
      <w:del w:id="72" w:author="Li, Yijin" w:date="2024-12-11T10:04:00Z" w16du:dateUtc="2024-12-11T18:04:00Z">
        <w:r w:rsidDel="000B6748">
          <w:delText>.</w:delText>
        </w:r>
      </w:del>
    </w:p>
    <w:p w14:paraId="522A470A" w14:textId="77777777" w:rsidR="00BF260C" w:rsidRDefault="00BF260C" w:rsidP="00BF260C">
      <w:pPr>
        <w:pStyle w:val="NRELBullet01"/>
      </w:pPr>
      <w:r w:rsidRPr="001979F9">
        <w:rPr>
          <w:b/>
          <w:bCs/>
        </w:rPr>
        <w:t>Fixed OPEX</w:t>
      </w:r>
      <w:r>
        <w:t xml:space="preserve">: annual operating expenses to operate a given technology which are fixed regardless of the amount of use of </w:t>
      </w:r>
      <w:proofErr w:type="gramStart"/>
      <w:r>
        <w:t>or</w:t>
      </w:r>
      <w:proofErr w:type="gramEnd"/>
      <w:r>
        <w:t xml:space="preserve"> production from that technology.</w:t>
      </w:r>
    </w:p>
    <w:p w14:paraId="3AF43CE6" w14:textId="398D6EEE" w:rsidR="00BF260C" w:rsidRDefault="00BF260C" w:rsidP="00BF260C">
      <w:pPr>
        <w:pStyle w:val="NRELBullet01"/>
      </w:pPr>
      <w:r w:rsidRPr="001979F9">
        <w:rPr>
          <w:b/>
          <w:bCs/>
        </w:rPr>
        <w:t>Variable OPEX</w:t>
      </w:r>
      <w:r>
        <w:t xml:space="preserve">: </w:t>
      </w:r>
      <w:ins w:id="73" w:author="Li, Yijin" w:date="2024-12-11T10:07:00Z" w16du:dateUtc="2024-12-11T18:07:00Z">
        <w:r w:rsidR="000B6748">
          <w:t>o</w:t>
        </w:r>
        <w:r w:rsidR="000B6748" w:rsidRPr="000B6748">
          <w:t>perating expenses incurred for using a given technology, calculated per unit of production or use (e.g., per kilogram of hydrogen stored or transmitted).</w:t>
        </w:r>
      </w:ins>
      <w:del w:id="74" w:author="Li, Yijin" w:date="2024-12-11T10:07:00Z" w16du:dateUtc="2024-12-11T18:07:00Z">
        <w:r w:rsidDel="000B6748">
          <w:delText>operating expenses to operate a given technology per unit of production or per unit of some form of use (e.g., per kg of hydrogen stored or transmitted).</w:delText>
        </w:r>
      </w:del>
    </w:p>
    <w:p w14:paraId="46D11D78" w14:textId="77777777" w:rsidR="00BF260C" w:rsidRDefault="00BF260C" w:rsidP="00BF260C">
      <w:pPr>
        <w:pStyle w:val="NRELBullet01"/>
      </w:pPr>
      <w:r>
        <w:rPr>
          <w:b/>
          <w:bCs/>
        </w:rPr>
        <w:t>Unserved hydrogen</w:t>
      </w:r>
      <w:r>
        <w:t>: hydrogen demand which is not met in the model. Unserved hydrogen is essentially used as a tool to avoid infeasibility of systems—it is given a very high cost, thus is only used if demand is impossible to meet.</w:t>
      </w:r>
    </w:p>
    <w:p w14:paraId="5F645D3B" w14:textId="0D2F3A28" w:rsidR="00BF260C" w:rsidRDefault="00BF260C" w:rsidP="00BF260C">
      <w:pPr>
        <w:pStyle w:val="NRELBullet01"/>
      </w:pPr>
      <w:r>
        <w:rPr>
          <w:b/>
          <w:bCs/>
        </w:rPr>
        <w:t>Overserved hydrogen</w:t>
      </w:r>
      <w:r>
        <w:t xml:space="preserve">: </w:t>
      </w:r>
      <w:ins w:id="75" w:author="Li, Yijin" w:date="2024-12-11T10:08:00Z" w16du:dateUtc="2024-12-11T18:08:00Z">
        <w:r w:rsidR="000B6748" w:rsidRPr="000B6748">
          <w:t xml:space="preserve">Hydrogen that is produced but not required to meet demand or exports. This is primarily a modeling </w:t>
        </w:r>
        <w:r w:rsidR="000B6748">
          <w:t>feature</w:t>
        </w:r>
        <w:r w:rsidR="000B6748" w:rsidRPr="000B6748">
          <w:t xml:space="preserve"> and is assigned a cost (e.g., an approximate cost of storing excess hydrogen) to help prevent unrealistic outputs, such as excessive hydrogen production driven by policy incentives.</w:t>
        </w:r>
      </w:ins>
      <w:del w:id="76" w:author="Li, Yijin" w:date="2024-12-11T10:08:00Z" w16du:dateUtc="2024-12-11T18:08:00Z">
        <w:r w:rsidDel="000B6748">
          <w:delText>hydrogen which is produced but not needed to meet demand or exports. This is also mostly a modeling tool and is assigned a cost (e.g., a rough cost of storing excess hydrogen) to mostly prevent odd outputs like an excess of hydrogen production because of policy incentives.</w:delText>
        </w:r>
      </w:del>
    </w:p>
    <w:p w14:paraId="28599C11" w14:textId="77777777" w:rsidR="00BF260C" w:rsidRPr="003066BD" w:rsidRDefault="00BF260C" w:rsidP="00BF260C">
      <w:pPr>
        <w:pStyle w:val="NRELBodyText"/>
      </w:pPr>
      <w:r>
        <w:t xml:space="preserve">HYPSTAT also has two options for model formulation and solving: a </w:t>
      </w:r>
      <w:r>
        <w:rPr>
          <w:b/>
          <w:bCs/>
        </w:rPr>
        <w:t>mixed-integer</w:t>
      </w:r>
      <w:r>
        <w:t xml:space="preserve"> optimization mode, and a </w:t>
      </w:r>
      <w:r>
        <w:rPr>
          <w:b/>
          <w:bCs/>
        </w:rPr>
        <w:t>fully linear</w:t>
      </w:r>
      <w:r>
        <w:t xml:space="preserve"> optimization mode. The mixed-integer mode is a better representation of the hydrogen system and optimizes pipeline locations, but it is much more complex and solves more slowly. The fully linear mode is a more approximate representation of the system which solves faster but does not accurately optimize for pipeline locations and requires an input for where pipelines will be constructed. For more </w:t>
      </w:r>
      <w:proofErr w:type="gramStart"/>
      <w:r>
        <w:t>detail</w:t>
      </w:r>
      <w:proofErr w:type="gramEnd"/>
      <w:r>
        <w:t xml:space="preserve">, see </w:t>
      </w:r>
      <w:r w:rsidRPr="00AA017A">
        <w:rPr>
          <w:i/>
          <w:iCs/>
          <w:highlight w:val="yellow"/>
        </w:rPr>
        <w:t>Solving the Model</w:t>
      </w:r>
      <w:r>
        <w:t>.</w:t>
      </w:r>
    </w:p>
    <w:p w14:paraId="10C506C7" w14:textId="77777777" w:rsidR="00BF260C" w:rsidRDefault="00BF260C" w:rsidP="00BF260C">
      <w:pPr>
        <w:pStyle w:val="NRELHead03Numbered"/>
      </w:pPr>
      <w:bookmarkStart w:id="77" w:name="_Toc179465208"/>
      <w:r>
        <w:t>Fundamental units</w:t>
      </w:r>
      <w:bookmarkEnd w:id="77"/>
    </w:p>
    <w:p w14:paraId="71A1C885" w14:textId="77777777" w:rsidR="00BF260C" w:rsidRDefault="00BF260C" w:rsidP="00BF260C">
      <w:pPr>
        <w:pStyle w:val="NRELBodyText"/>
      </w:pPr>
      <w:r>
        <w:t xml:space="preserve">HYPSTAT treats inputs and variables as having standardized units, shown below for different kinds of inputs and variables. A user could set up a HYPSTAT </w:t>
      </w:r>
      <w:proofErr w:type="gramStart"/>
      <w:r>
        <w:t>model such</w:t>
      </w:r>
      <w:proofErr w:type="gramEnd"/>
      <w:r>
        <w:t xml:space="preserve"> that it uses different </w:t>
      </w:r>
      <w:r>
        <w:lastRenderedPageBreak/>
        <w:t xml:space="preserve">units, but they must be consistent across the categories below to avoid errors. </w:t>
      </w:r>
      <w:r>
        <w:rPr>
          <w:b/>
          <w:bCs/>
        </w:rPr>
        <w:t>We strongly recommend against this to avoid errors.</w:t>
      </w:r>
      <w:r>
        <w:t xml:space="preserve"> (These units are also noted in many of the input files.)</w:t>
      </w:r>
    </w:p>
    <w:p w14:paraId="66969A6A" w14:textId="77777777" w:rsidR="00BF260C" w:rsidRPr="00BC6EA3" w:rsidRDefault="00BF260C" w:rsidP="00BF260C">
      <w:pPr>
        <w:pStyle w:val="NRELBodyText"/>
      </w:pPr>
      <w:proofErr w:type="gramStart"/>
      <w:r>
        <w:t>In particular, note</w:t>
      </w:r>
      <w:proofErr w:type="gramEnd"/>
      <w:r>
        <w:t xml:space="preserve"> that the only conversion factor that is a user-specified input is </w:t>
      </w:r>
      <w:proofErr w:type="gramStart"/>
      <w:r>
        <w:t>a hydrogen</w:t>
      </w:r>
      <w:proofErr w:type="gramEnd"/>
      <w:r>
        <w:t xml:space="preserve"> production efficiency, designed to be a figure in kWh electricity/kg hydrogen.</w:t>
      </w:r>
    </w:p>
    <w:p w14:paraId="3AAEB757" w14:textId="77777777" w:rsidR="00BF260C" w:rsidRDefault="00BF260C" w:rsidP="00BF260C">
      <w:pPr>
        <w:pStyle w:val="NRELBullet01"/>
      </w:pPr>
      <w:r>
        <w:t>Currency: dollars ($)</w:t>
      </w:r>
    </w:p>
    <w:p w14:paraId="5BBC4E7C" w14:textId="08ABD5D7" w:rsidR="00BF260C" w:rsidRDefault="00BF260C" w:rsidP="00BF260C">
      <w:pPr>
        <w:pStyle w:val="NRELBullet01"/>
      </w:pPr>
      <w:r>
        <w:t>Electricity generation and hydrogen production</w:t>
      </w:r>
      <w:ins w:id="78" w:author="Li, Yijin" w:date="2024-12-11T10:12:00Z" w16du:dateUtc="2024-12-11T18:12:00Z">
        <w:r w:rsidR="006C1F85">
          <w:t xml:space="preserve"> (</w:t>
        </w:r>
      </w:ins>
      <w:ins w:id="79" w:author="Li, Yijin" w:date="2024-12-11T10:11:00Z" w16du:dateUtc="2024-12-11T18:11:00Z">
        <w:r w:rsidR="006C1F85">
          <w:t>electrolyzer</w:t>
        </w:r>
      </w:ins>
      <w:ins w:id="80" w:author="Li, Yijin" w:date="2024-12-11T10:12:00Z" w16du:dateUtc="2024-12-11T18:12:00Z">
        <w:r w:rsidR="006C1F85">
          <w:t>)</w:t>
        </w:r>
      </w:ins>
      <w:r>
        <w:t xml:space="preserve"> capacity: </w:t>
      </w:r>
      <w:ins w:id="81" w:author="Li, Yijin" w:date="2024-12-11T10:12:00Z" w16du:dateUtc="2024-12-11T18:12:00Z">
        <w:r w:rsidR="006C1F85" w:rsidRPr="006C1F85">
          <w:t>kilowatts (kW)</w:t>
        </w:r>
      </w:ins>
      <w:del w:id="82" w:author="Li, Yijin" w:date="2024-12-11T10:12:00Z" w16du:dateUtc="2024-12-11T18:12:00Z">
        <w:r w:rsidDel="006C1F85">
          <w:delText>kW</w:delText>
        </w:r>
      </w:del>
    </w:p>
    <w:p w14:paraId="621BC8A1" w14:textId="53D858E2" w:rsidR="00BF260C" w:rsidRDefault="00BF260C" w:rsidP="00BF260C">
      <w:pPr>
        <w:pStyle w:val="NRELBullet01"/>
      </w:pPr>
      <w:r>
        <w:t xml:space="preserve">Electricity generation amounts: </w:t>
      </w:r>
      <w:ins w:id="83" w:author="Li, Yijin" w:date="2024-12-11T10:11:00Z" w16du:dateUtc="2024-12-11T18:11:00Z">
        <w:r w:rsidR="006C1F85" w:rsidRPr="006C1F85">
          <w:t>kilowatt-hours (kWh)</w:t>
        </w:r>
      </w:ins>
      <w:del w:id="84" w:author="Li, Yijin" w:date="2024-12-11T10:11:00Z" w16du:dateUtc="2024-12-11T18:11:00Z">
        <w:r w:rsidDel="006C1F85">
          <w:delText>kWh</w:delText>
        </w:r>
      </w:del>
    </w:p>
    <w:p w14:paraId="5EECC3AB" w14:textId="2BE7D807" w:rsidR="00BF260C" w:rsidRDefault="00BF260C" w:rsidP="00BF260C">
      <w:pPr>
        <w:pStyle w:val="NRELBullet01"/>
        <w:rPr>
          <w:ins w:id="85" w:author="Li, Yijin" w:date="2024-12-11T10:09:00Z" w16du:dateUtc="2024-12-11T18:09:00Z"/>
        </w:rPr>
      </w:pPr>
      <w:r>
        <w:t>Hydrogen storage capacity and production, storage</w:t>
      </w:r>
      <w:ins w:id="86" w:author="Li, Yijin" w:date="2024-12-11T10:10:00Z" w16du:dateUtc="2024-12-11T18:10:00Z">
        <w:r w:rsidR="006C1F85">
          <w:t xml:space="preserve"> level</w:t>
        </w:r>
      </w:ins>
      <w:r>
        <w:t xml:space="preserve">, and transmission amounts: </w:t>
      </w:r>
      <w:ins w:id="87" w:author="Li, Yijin" w:date="2024-12-11T10:12:00Z" w16du:dateUtc="2024-12-11T18:12:00Z">
        <w:r w:rsidR="006C1F85" w:rsidRPr="006C1F85">
          <w:t>kilograms (kg</w:t>
        </w:r>
        <w:r w:rsidR="006C1F85">
          <w:t>) of H2</w:t>
        </w:r>
      </w:ins>
      <w:del w:id="88" w:author="Li, Yijin" w:date="2024-12-11T10:12:00Z" w16du:dateUtc="2024-12-11T18:12:00Z">
        <w:r w:rsidDel="006C1F85">
          <w:delText>kg</w:delText>
        </w:r>
      </w:del>
    </w:p>
    <w:p w14:paraId="25D56DD1" w14:textId="272E6C77" w:rsidR="006C1F85" w:rsidRDefault="006C1F85" w:rsidP="006C1F85">
      <w:pPr>
        <w:pStyle w:val="NRELBullet01"/>
      </w:pPr>
      <w:ins w:id="89" w:author="Li, Yijin" w:date="2024-12-11T10:09:00Z" w16du:dateUtc="2024-12-11T18:09:00Z">
        <w:r>
          <w:t xml:space="preserve">Hydrogen storage charge and discharge: </w:t>
        </w:r>
        <w:r w:rsidRPr="00760501">
          <w:t>kg/</w:t>
        </w:r>
        <w:proofErr w:type="spellStart"/>
        <w:r w:rsidRPr="00760501">
          <w:t>hr</w:t>
        </w:r>
        <w:proofErr w:type="spellEnd"/>
        <w:r w:rsidRPr="00760501">
          <w:t xml:space="preserve"> (in inputs) or kg/period (in code</w:t>
        </w:r>
        <w:r>
          <w:t xml:space="preserve"> and model outputs)</w:t>
        </w:r>
      </w:ins>
    </w:p>
    <w:p w14:paraId="3C1B68A3" w14:textId="447429DF" w:rsidR="00BF260C" w:rsidRDefault="00BF260C" w:rsidP="00BF260C">
      <w:pPr>
        <w:pStyle w:val="NRELBullet01"/>
      </w:pPr>
      <w:r>
        <w:t xml:space="preserve">Hydrogen transmission </w:t>
      </w:r>
      <w:del w:id="90" w:author="Li, Yijin" w:date="2024-12-11T10:10:00Z" w16du:dateUtc="2024-12-11T18:10:00Z">
        <w:r w:rsidDel="006C1F85">
          <w:delText>capacity and amounts</w:delText>
        </w:r>
      </w:del>
      <w:ins w:id="91" w:author="Li, Yijin" w:date="2024-12-11T10:10:00Z" w16du:dateUtc="2024-12-11T18:10:00Z">
        <w:r w:rsidR="006C1F85">
          <w:t>flow</w:t>
        </w:r>
      </w:ins>
      <w:ins w:id="92" w:author="Li, Yijin" w:date="2024-12-11T10:13:00Z" w16du:dateUtc="2024-12-11T18:13:00Z">
        <w:r w:rsidR="006C1F85">
          <w:t xml:space="preserve"> amounts</w:t>
        </w:r>
      </w:ins>
      <w:r>
        <w:t xml:space="preserve">: </w:t>
      </w:r>
      <w:r w:rsidRPr="00760501">
        <w:t>kg/</w:t>
      </w:r>
      <w:proofErr w:type="spellStart"/>
      <w:r w:rsidRPr="00760501">
        <w:t>hr</w:t>
      </w:r>
      <w:proofErr w:type="spellEnd"/>
      <w:r w:rsidRPr="00760501">
        <w:t xml:space="preserve"> (in inputs) or kg/period (in code</w:t>
      </w:r>
      <w:r>
        <w:t xml:space="preserve"> and model outputs)</w:t>
      </w:r>
    </w:p>
    <w:p w14:paraId="7ECE124A" w14:textId="3EF162AF" w:rsidR="00324DE1" w:rsidRDefault="004C4118" w:rsidP="00324DE1">
      <w:pPr>
        <w:pStyle w:val="NRELHead02Numbered"/>
      </w:pPr>
      <w:bookmarkStart w:id="93" w:name="_Ref179382197"/>
      <w:bookmarkStart w:id="94" w:name="_Toc179465209"/>
      <w:r>
        <w:t>Scope and Functionality</w:t>
      </w:r>
      <w:bookmarkEnd w:id="93"/>
      <w:bookmarkEnd w:id="94"/>
    </w:p>
    <w:p w14:paraId="160AA161" w14:textId="51186B4A" w:rsidR="008B044E" w:rsidRDefault="008B044E" w:rsidP="008B044E">
      <w:pPr>
        <w:pStyle w:val="NRELBodyText"/>
      </w:pPr>
      <w:r>
        <w:t xml:space="preserve">HYPSTAT is designed to capture </w:t>
      </w:r>
      <w:ins w:id="95" w:author="Li, Yijin" w:date="2024-12-11T10:23:00Z" w16du:dateUtc="2024-12-11T18:23:00Z">
        <w:r w:rsidR="002B745F">
          <w:t>h</w:t>
        </w:r>
      </w:ins>
      <w:ins w:id="96" w:author="Li, Yijin" w:date="2024-12-11T10:24:00Z" w16du:dateUtc="2024-12-11T18:24:00Z">
        <w:r w:rsidR="002B745F">
          <w:t xml:space="preserve">ydrogen </w:t>
        </w:r>
      </w:ins>
      <w:r>
        <w:t xml:space="preserve">systems defined by sets of nodes and potential linkages. </w:t>
      </w:r>
      <w:ins w:id="97" w:author="Li, Yijin" w:date="2024-12-11T10:25:00Z" w16du:dateUtc="2024-12-11T18:25:00Z">
        <w:r w:rsidR="002B745F" w:rsidRPr="002B745F">
          <w:t xml:space="preserve">Each node can accommodate hydrogen production, demand, and storage, while each link </w:t>
        </w:r>
        <w:r w:rsidR="002B745F">
          <w:t xml:space="preserve">can </w:t>
        </w:r>
        <w:r w:rsidR="002B745F" w:rsidRPr="002B745F">
          <w:t>represent potential hydrogen transmission between nodes.</w:t>
        </w:r>
      </w:ins>
      <w:del w:id="98" w:author="Li, Yijin" w:date="2024-12-11T10:25:00Z" w16du:dateUtc="2024-12-11T18:25:00Z">
        <w:r w:rsidDel="002B745F">
          <w:delText>Each node can have potential for hydrogen production, demand, and storage; and each link can have potential for hydrogen transmission between nodes</w:delText>
        </w:r>
      </w:del>
      <w:r>
        <w:t xml:space="preserve">. HYPSTAT </w:t>
      </w:r>
      <w:ins w:id="99" w:author="Li, Yijin" w:date="2024-12-11T10:26:00Z" w16du:dateUtc="2024-12-11T18:26:00Z">
        <w:r w:rsidR="002B745F">
          <w:t>primarily</w:t>
        </w:r>
      </w:ins>
      <w:ins w:id="100" w:author="Li, Yijin" w:date="2024-12-11T10:29:00Z" w16du:dateUtc="2024-12-11T18:29:00Z">
        <w:r w:rsidR="002B745F">
          <w:t xml:space="preserve"> </w:t>
        </w:r>
      </w:ins>
      <w:r>
        <w:t xml:space="preserve">focuses on electrolytic hydrogen production from renewable energy, so production potential at nodes is built around representation of renewable energy and electrolysis. This can be adapted for other technologies, such as grid-powered electrolysis. Note that non-electrolytic hydrogen production is not currently supported </w:t>
      </w:r>
      <w:proofErr w:type="gramStart"/>
      <w:r>
        <w:t>in</w:t>
      </w:r>
      <w:proofErr w:type="gramEnd"/>
      <w:r>
        <w:t xml:space="preserve"> HYPSTAT.</w:t>
      </w:r>
    </w:p>
    <w:p w14:paraId="30DDD06B" w14:textId="77777777" w:rsidR="008B044E" w:rsidRDefault="008B044E" w:rsidP="008B044E">
      <w:pPr>
        <w:pStyle w:val="NRELBodyText"/>
      </w:pPr>
      <w:r>
        <w:t xml:space="preserve">HYPSTAT </w:t>
      </w:r>
      <w:proofErr w:type="gramStart"/>
      <w:r>
        <w:t>allows for</w:t>
      </w:r>
      <w:proofErr w:type="gramEnd"/>
      <w:r>
        <w:t xml:space="preserve"> flexible representation of any number of electricity generation and hydrogen storage technologies. For example, a HYPSTAT model could include:</w:t>
      </w:r>
    </w:p>
    <w:p w14:paraId="48916BF7" w14:textId="77777777" w:rsidR="008B044E" w:rsidRDefault="008B044E" w:rsidP="008B044E">
      <w:pPr>
        <w:pStyle w:val="NRELBullet01"/>
      </w:pPr>
      <w:r>
        <w:t>Electricity generation technologies:</w:t>
      </w:r>
    </w:p>
    <w:p w14:paraId="0DE7CD6F" w14:textId="77777777" w:rsidR="008B044E" w:rsidRDefault="008B044E" w:rsidP="008B044E">
      <w:pPr>
        <w:pStyle w:val="NRELBullet02"/>
      </w:pPr>
      <w:r>
        <w:t>Land-based wind</w:t>
      </w:r>
    </w:p>
    <w:p w14:paraId="10C0C19E" w14:textId="77777777" w:rsidR="008B044E" w:rsidRDefault="008B044E" w:rsidP="008B044E">
      <w:pPr>
        <w:pStyle w:val="NRELBullet02"/>
      </w:pPr>
      <w:r>
        <w:t>Solar PV</w:t>
      </w:r>
    </w:p>
    <w:p w14:paraId="4DD076E8" w14:textId="77777777" w:rsidR="008B044E" w:rsidRDefault="008B044E" w:rsidP="008B044E">
      <w:pPr>
        <w:pStyle w:val="NRELBullet02"/>
      </w:pPr>
      <w:r>
        <w:t>Offshore wind</w:t>
      </w:r>
    </w:p>
    <w:p w14:paraId="516E7813" w14:textId="77777777" w:rsidR="008B044E" w:rsidRDefault="008B044E" w:rsidP="008B044E">
      <w:pPr>
        <w:pStyle w:val="NRELBullet02"/>
      </w:pPr>
      <w:r>
        <w:t>Grid electricity</w:t>
      </w:r>
    </w:p>
    <w:p w14:paraId="160149EC" w14:textId="77777777" w:rsidR="008B044E" w:rsidRDefault="008B044E" w:rsidP="008B044E">
      <w:pPr>
        <w:pStyle w:val="NRELBullet01"/>
      </w:pPr>
      <w:r>
        <w:t>Storage technologies:</w:t>
      </w:r>
    </w:p>
    <w:p w14:paraId="4A7D8E1E" w14:textId="77777777" w:rsidR="008B044E" w:rsidRDefault="008B044E" w:rsidP="008B044E">
      <w:pPr>
        <w:pStyle w:val="NRELBullet02"/>
      </w:pPr>
      <w:r>
        <w:t>Above ground tank storage</w:t>
      </w:r>
    </w:p>
    <w:p w14:paraId="4DC1F541" w14:textId="77777777" w:rsidR="008B044E" w:rsidRDefault="008B044E" w:rsidP="008B044E">
      <w:pPr>
        <w:pStyle w:val="NRELBullet02"/>
      </w:pPr>
      <w:r>
        <w:t>Buried pipe storage</w:t>
      </w:r>
    </w:p>
    <w:p w14:paraId="24EAAF15" w14:textId="77777777" w:rsidR="008B044E" w:rsidRDefault="008B044E" w:rsidP="008B044E">
      <w:pPr>
        <w:pStyle w:val="NRELBullet02"/>
      </w:pPr>
      <w:r>
        <w:t>Geologic salt cavern storage</w:t>
      </w:r>
    </w:p>
    <w:p w14:paraId="5A4B84C1" w14:textId="77777777" w:rsidR="008B044E" w:rsidRDefault="008B044E" w:rsidP="00865886">
      <w:pPr>
        <w:pStyle w:val="NRELBodyText"/>
      </w:pPr>
      <w:r>
        <w:t xml:space="preserve">The names of these technologies are set via user inputs. We </w:t>
      </w:r>
      <w:proofErr w:type="gramStart"/>
      <w:r>
        <w:t>recommended</w:t>
      </w:r>
      <w:proofErr w:type="gramEnd"/>
      <w:r>
        <w:t xml:space="preserve"> names with no spaces. Note that electricity generation technologies and storage technologies cannot have the same </w:t>
      </w:r>
      <w:r>
        <w:lastRenderedPageBreak/>
        <w:t xml:space="preserve">name, nor can any technology be </w:t>
      </w:r>
      <w:r w:rsidRPr="00F36490">
        <w:t>named ‘Electrolyzer’</w:t>
      </w:r>
      <w:r>
        <w:t xml:space="preserve"> or ‘Pipelines’</w:t>
      </w:r>
      <w:r w:rsidRPr="00F36490">
        <w:t>, as this</w:t>
      </w:r>
      <w:r>
        <w:t xml:space="preserve"> will cause errors in how the model reads and processes inputs.</w:t>
      </w:r>
    </w:p>
    <w:p w14:paraId="1E30CEEF" w14:textId="7265C73F" w:rsidR="008B044E" w:rsidRDefault="008B044E" w:rsidP="00865886">
      <w:pPr>
        <w:pStyle w:val="NRELBodyText"/>
      </w:pPr>
      <w:r>
        <w:t>Currently, HYPSTAT only allows for two transmission technologies: pipeline transmission and tank-based transmission via trucks. (Generalization of additional transmission technologies may be added in the future.) These are referred to as ‘Pipelines’ and ‘Trucks’ in the model inputs and code base. HYPSTAT also only allows one type of hydrogen production technology, electrolysis, which is referred to via the technology name ‘Electrolyzer’ in model inputs.</w:t>
      </w:r>
      <w:ins w:id="101" w:author="Li, Yijin" w:date="2024-12-11T10:31:00Z" w16du:dateUtc="2024-12-11T18:31:00Z">
        <w:r w:rsidR="002B745F">
          <w:t xml:space="preserve"> (</w:t>
        </w:r>
        <w:proofErr w:type="gramStart"/>
        <w:r w:rsidR="002B745F" w:rsidRPr="002B745F">
          <w:t>additional</w:t>
        </w:r>
        <w:proofErr w:type="gramEnd"/>
        <w:r w:rsidR="002B745F" w:rsidRPr="002B745F">
          <w:t xml:space="preserve"> </w:t>
        </w:r>
        <w:r w:rsidR="002B745F">
          <w:t xml:space="preserve">hydrogen production </w:t>
        </w:r>
        <w:r w:rsidR="002B745F" w:rsidRPr="002B745F">
          <w:t>technologies may be added.</w:t>
        </w:r>
        <w:r w:rsidR="002B745F">
          <w:t>)</w:t>
        </w:r>
      </w:ins>
    </w:p>
    <w:p w14:paraId="517F731A" w14:textId="77777777" w:rsidR="008B044E" w:rsidRDefault="008B044E" w:rsidP="00865886">
      <w:pPr>
        <w:pStyle w:val="NRELBodyText"/>
      </w:pPr>
      <w:r>
        <w:t>The technologies are set up in HYPSTAT to perform their inherent functionality and are further defined by costs and constraints which are user inputs. Further details are described below.</w:t>
      </w:r>
    </w:p>
    <w:p w14:paraId="025E6B32" w14:textId="5F4C6E86" w:rsidR="00865886" w:rsidRDefault="00865886" w:rsidP="00865886">
      <w:pPr>
        <w:pStyle w:val="NRELTableCaption"/>
      </w:pPr>
      <w:bookmarkStart w:id="102" w:name="_Toc263697319"/>
      <w:bookmarkStart w:id="103" w:name="_Toc291052369"/>
      <w:bookmarkStart w:id="104" w:name="_Toc346798626"/>
      <w:bookmarkStart w:id="105" w:name="_Toc352071042"/>
      <w:bookmarkStart w:id="106" w:name="_Toc101789561"/>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xml:space="preserve">. </w:t>
      </w:r>
      <w:bookmarkEnd w:id="102"/>
      <w:bookmarkEnd w:id="103"/>
      <w:bookmarkEnd w:id="104"/>
      <w:bookmarkEnd w:id="105"/>
      <w:bookmarkEnd w:id="106"/>
      <w:r>
        <w:t>Technology options in HYPSTAT</w:t>
      </w:r>
    </w:p>
    <w:tbl>
      <w:tblPr>
        <w:tblW w:w="0" w:type="auto"/>
        <w:tblInd w:w="108" w:type="dxa"/>
        <w:tblBorders>
          <w:top w:val="single" w:sz="8" w:space="0" w:color="4F81BD"/>
          <w:bottom w:val="single" w:sz="8" w:space="0" w:color="4F81BD"/>
        </w:tblBorders>
        <w:tblLook w:val="04A0" w:firstRow="1" w:lastRow="0" w:firstColumn="1" w:lastColumn="0" w:noHBand="0" w:noVBand="1"/>
      </w:tblPr>
      <w:tblGrid>
        <w:gridCol w:w="1286"/>
        <w:gridCol w:w="1396"/>
        <w:gridCol w:w="1139"/>
        <w:gridCol w:w="2284"/>
        <w:gridCol w:w="1524"/>
        <w:gridCol w:w="1623"/>
      </w:tblGrid>
      <w:tr w:rsidR="00423180" w14:paraId="019C05EA" w14:textId="77777777" w:rsidTr="003C3973">
        <w:trPr>
          <w:cantSplit/>
          <w:tblHeader/>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7B4310A3" w14:textId="78D288A9" w:rsidR="003C3973" w:rsidRPr="00AC7215" w:rsidRDefault="003C3973" w:rsidP="003C3973">
            <w:pPr>
              <w:pStyle w:val="NRELTableHeader"/>
            </w:pPr>
            <w:bookmarkStart w:id="107" w:name="_Hlk179383786"/>
            <w:r w:rsidRPr="00E53011">
              <w:rPr>
                <w:bCs/>
                <w:sz w:val="18"/>
                <w:szCs w:val="18"/>
              </w:rPr>
              <w:t>Technology</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56E23540" w14:textId="688D36FD" w:rsidR="003C3973" w:rsidRPr="005F00E1" w:rsidRDefault="003C3973" w:rsidP="003C3973">
            <w:pPr>
              <w:pStyle w:val="NRELTableHeader"/>
            </w:pPr>
            <w:r w:rsidRPr="00E53011">
              <w:rPr>
                <w:bCs/>
                <w:sz w:val="18"/>
                <w:szCs w:val="18"/>
              </w:rPr>
              <w:t>Description</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3F21C8B8" w14:textId="2C09BDB8" w:rsidR="003C3973" w:rsidRPr="005F00E1" w:rsidRDefault="003C3973" w:rsidP="003C3973">
            <w:pPr>
              <w:pStyle w:val="NRELTableHeader"/>
            </w:pPr>
            <w:proofErr w:type="gramStart"/>
            <w:r w:rsidRPr="00E53011">
              <w:rPr>
                <w:bCs/>
                <w:sz w:val="18"/>
                <w:szCs w:val="18"/>
              </w:rPr>
              <w:t>Allows for</w:t>
            </w:r>
            <w:proofErr w:type="gramEnd"/>
            <w:r w:rsidRPr="00E53011">
              <w:rPr>
                <w:bCs/>
                <w:sz w:val="18"/>
                <w:szCs w:val="18"/>
              </w:rPr>
              <w:t xml:space="preserve"> subtypes?</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0E1E06F9" w14:textId="3D74AA1F" w:rsidR="003C3973" w:rsidRPr="005F00E1" w:rsidRDefault="003C3973" w:rsidP="003C3973">
            <w:pPr>
              <w:pStyle w:val="NRELTableHeader"/>
            </w:pPr>
            <w:r w:rsidRPr="00E53011">
              <w:rPr>
                <w:bCs/>
                <w:sz w:val="18"/>
                <w:szCs w:val="18"/>
              </w:rPr>
              <w:t>Cost inputs</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30FE46EA" w14:textId="403F012E" w:rsidR="003C3973" w:rsidRPr="005F00E1" w:rsidRDefault="003C3973" w:rsidP="003C3973">
            <w:pPr>
              <w:pStyle w:val="NRELTableHeader"/>
            </w:pPr>
            <w:r w:rsidRPr="00E53011">
              <w:rPr>
                <w:bCs/>
                <w:sz w:val="18"/>
                <w:szCs w:val="18"/>
              </w:rPr>
              <w:t>Constraints</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25F34B49" w14:textId="12C82CA2" w:rsidR="003C3973" w:rsidRPr="005F00E1" w:rsidRDefault="003C3973" w:rsidP="003C3973">
            <w:pPr>
              <w:pStyle w:val="NRELTableHeader"/>
            </w:pPr>
            <w:r w:rsidRPr="00E53011">
              <w:rPr>
                <w:bCs/>
                <w:sz w:val="18"/>
                <w:szCs w:val="18"/>
              </w:rPr>
              <w:t>Incentives</w:t>
            </w:r>
          </w:p>
        </w:tc>
      </w:tr>
      <w:tr w:rsidR="00423180" w14:paraId="05F011F4" w14:textId="77777777" w:rsidTr="003C3973">
        <w:tc>
          <w:tcPr>
            <w:tcW w:w="0" w:type="auto"/>
            <w:tcBorders>
              <w:top w:val="single" w:sz="4" w:space="0" w:color="808080" w:themeColor="background1" w:themeShade="80"/>
              <w:left w:val="nil"/>
              <w:right w:val="nil"/>
            </w:tcBorders>
            <w:shd w:val="clear" w:color="auto" w:fill="D3DFEE"/>
          </w:tcPr>
          <w:p w14:paraId="599BA60B" w14:textId="4FBDEC86" w:rsidR="003C3973" w:rsidRPr="00B0500D" w:rsidRDefault="003C3973" w:rsidP="003C3973">
            <w:pPr>
              <w:pStyle w:val="NRELTableContent"/>
            </w:pPr>
            <w:r>
              <w:rPr>
                <w:sz w:val="18"/>
                <w:szCs w:val="18"/>
              </w:rPr>
              <w:t>Electricity generation (gen)</w:t>
            </w:r>
          </w:p>
        </w:tc>
        <w:tc>
          <w:tcPr>
            <w:tcW w:w="0" w:type="auto"/>
            <w:tcBorders>
              <w:top w:val="single" w:sz="4" w:space="0" w:color="808080" w:themeColor="background1" w:themeShade="80"/>
              <w:left w:val="nil"/>
              <w:right w:val="nil"/>
            </w:tcBorders>
            <w:shd w:val="clear" w:color="auto" w:fill="D3DFEE"/>
          </w:tcPr>
          <w:p w14:paraId="433DCB24" w14:textId="4238514E" w:rsidR="003C3973" w:rsidRPr="00B0500D" w:rsidRDefault="003C3973" w:rsidP="003C3973">
            <w:pPr>
              <w:pStyle w:val="NRELTableContent"/>
            </w:pPr>
            <w:r>
              <w:rPr>
                <w:sz w:val="18"/>
                <w:szCs w:val="18"/>
              </w:rPr>
              <w:t>Generates or provides</w:t>
            </w:r>
            <w:r w:rsidRPr="00E53011">
              <w:rPr>
                <w:sz w:val="18"/>
                <w:szCs w:val="18"/>
              </w:rPr>
              <w:t xml:space="preserve"> electricity which can be used to produce hydrogen</w:t>
            </w:r>
          </w:p>
        </w:tc>
        <w:tc>
          <w:tcPr>
            <w:tcW w:w="0" w:type="auto"/>
            <w:tcBorders>
              <w:top w:val="single" w:sz="4" w:space="0" w:color="808080" w:themeColor="background1" w:themeShade="80"/>
              <w:left w:val="nil"/>
              <w:right w:val="nil"/>
            </w:tcBorders>
            <w:shd w:val="clear" w:color="auto" w:fill="D3DFEE"/>
          </w:tcPr>
          <w:p w14:paraId="34A6EC89" w14:textId="193EE25B" w:rsidR="003C3973" w:rsidRPr="00B0500D" w:rsidRDefault="003C3973" w:rsidP="003C3973">
            <w:pPr>
              <w:pStyle w:val="NRELTableContent"/>
            </w:pPr>
            <w:r w:rsidRPr="00E53011">
              <w:rPr>
                <w:sz w:val="18"/>
                <w:szCs w:val="18"/>
              </w:rPr>
              <w:t>Yes</w:t>
            </w:r>
          </w:p>
        </w:tc>
        <w:tc>
          <w:tcPr>
            <w:tcW w:w="0" w:type="auto"/>
            <w:tcBorders>
              <w:top w:val="single" w:sz="4" w:space="0" w:color="808080" w:themeColor="background1" w:themeShade="80"/>
              <w:left w:val="nil"/>
              <w:right w:val="nil"/>
            </w:tcBorders>
            <w:shd w:val="clear" w:color="auto" w:fill="D3DFEE"/>
          </w:tcPr>
          <w:p w14:paraId="02CD100D" w14:textId="3E3C3511" w:rsidR="003C3973" w:rsidRPr="00B0500D" w:rsidRDefault="003C3973" w:rsidP="003C3973">
            <w:pPr>
              <w:pStyle w:val="NRELTableContent"/>
            </w:pPr>
            <w:r w:rsidRPr="00E53011">
              <w:rPr>
                <w:sz w:val="18"/>
                <w:szCs w:val="18"/>
              </w:rPr>
              <w:t>CAPEX, fixed OPEX, time-dependent variable OPEX</w:t>
            </w:r>
          </w:p>
        </w:tc>
        <w:tc>
          <w:tcPr>
            <w:tcW w:w="0" w:type="auto"/>
            <w:tcBorders>
              <w:top w:val="single" w:sz="4" w:space="0" w:color="808080" w:themeColor="background1" w:themeShade="80"/>
              <w:left w:val="nil"/>
              <w:right w:val="nil"/>
            </w:tcBorders>
            <w:shd w:val="clear" w:color="auto" w:fill="D3DFEE"/>
          </w:tcPr>
          <w:p w14:paraId="0FED72C1" w14:textId="6B754067" w:rsidR="003C3973" w:rsidRPr="00B0500D" w:rsidRDefault="00423180" w:rsidP="003C3973">
            <w:pPr>
              <w:pStyle w:val="NRELTableContent"/>
            </w:pPr>
            <w:ins w:id="108" w:author="Li, Yijin" w:date="2024-12-11T12:22:00Z" w16du:dateUtc="2024-12-11T20:22:00Z">
              <w:r>
                <w:rPr>
                  <w:sz w:val="18"/>
                  <w:szCs w:val="18"/>
                </w:rPr>
                <w:t>Capacity build</w:t>
              </w:r>
            </w:ins>
            <w:ins w:id="109" w:author="Li, Yijin" w:date="2024-12-11T12:21:00Z" w16du:dateUtc="2024-12-11T20:21:00Z">
              <w:r>
                <w:rPr>
                  <w:sz w:val="18"/>
                  <w:szCs w:val="18"/>
                </w:rPr>
                <w:t xml:space="preserve"> </w:t>
              </w:r>
              <w:proofErr w:type="spellStart"/>
              <w:r>
                <w:rPr>
                  <w:sz w:val="18"/>
                  <w:szCs w:val="18"/>
                </w:rPr>
                <w:t>constaint</w:t>
              </w:r>
            </w:ins>
            <w:proofErr w:type="spellEnd"/>
            <w:ins w:id="110" w:author="Li, Yijin" w:date="2024-12-11T12:22:00Z" w16du:dateUtc="2024-12-11T20:22:00Z">
              <w:r>
                <w:rPr>
                  <w:sz w:val="18"/>
                  <w:szCs w:val="18"/>
                </w:rPr>
                <w:t xml:space="preserve"> and </w:t>
              </w:r>
            </w:ins>
            <w:ins w:id="111" w:author="Li, Yijin" w:date="2024-12-11T12:21:00Z" w16du:dateUtc="2024-12-11T20:21:00Z">
              <w:r>
                <w:rPr>
                  <w:sz w:val="18"/>
                  <w:szCs w:val="18"/>
                </w:rPr>
                <w:t>g</w:t>
              </w:r>
            </w:ins>
            <w:del w:id="112" w:author="Li, Yijin" w:date="2024-12-11T12:21:00Z" w16du:dateUtc="2024-12-11T20:21:00Z">
              <w:r w:rsidR="003C3973" w:rsidRPr="00E53011" w:rsidDel="00423180">
                <w:rPr>
                  <w:sz w:val="18"/>
                  <w:szCs w:val="18"/>
                </w:rPr>
                <w:delText>G</w:delText>
              </w:r>
            </w:del>
            <w:r w:rsidR="003C3973" w:rsidRPr="00E53011">
              <w:rPr>
                <w:sz w:val="18"/>
                <w:szCs w:val="18"/>
              </w:rPr>
              <w:t xml:space="preserve">eneration profiles which specify how </w:t>
            </w:r>
            <w:proofErr w:type="gramStart"/>
            <w:r w:rsidR="003C3973" w:rsidRPr="00E53011">
              <w:rPr>
                <w:sz w:val="18"/>
                <w:szCs w:val="18"/>
              </w:rPr>
              <w:t>much is</w:t>
            </w:r>
            <w:proofErr w:type="gramEnd"/>
            <w:r w:rsidR="003C3973" w:rsidRPr="00E53011">
              <w:rPr>
                <w:sz w:val="18"/>
                <w:szCs w:val="18"/>
              </w:rPr>
              <w:t xml:space="preserve"> electricity can be produced in each </w:t>
            </w:r>
            <w:proofErr w:type="gramStart"/>
            <w:r w:rsidR="003C3973" w:rsidRPr="00E53011">
              <w:rPr>
                <w:sz w:val="18"/>
                <w:szCs w:val="18"/>
              </w:rPr>
              <w:t>time period</w:t>
            </w:r>
            <w:proofErr w:type="gramEnd"/>
            <w:r w:rsidR="003C3973" w:rsidRPr="00E53011">
              <w:rPr>
                <w:sz w:val="18"/>
                <w:szCs w:val="18"/>
              </w:rPr>
              <w:t xml:space="preserve"> (e.g., to represent renewable profiles)</w:t>
            </w:r>
          </w:p>
        </w:tc>
        <w:tc>
          <w:tcPr>
            <w:tcW w:w="0" w:type="auto"/>
            <w:tcBorders>
              <w:top w:val="single" w:sz="4" w:space="0" w:color="808080" w:themeColor="background1" w:themeShade="80"/>
              <w:left w:val="nil"/>
              <w:right w:val="nil"/>
            </w:tcBorders>
            <w:shd w:val="clear" w:color="auto" w:fill="D3DFEE"/>
          </w:tcPr>
          <w:p w14:paraId="23581A27" w14:textId="68F498F1" w:rsidR="003C3973" w:rsidRPr="00B0500D" w:rsidRDefault="003C3973" w:rsidP="003C3973">
            <w:pPr>
              <w:pStyle w:val="NRELTableContent"/>
            </w:pPr>
            <w:r w:rsidRPr="00E53011">
              <w:rPr>
                <w:sz w:val="18"/>
                <w:szCs w:val="18"/>
              </w:rPr>
              <w:t>Per kWh credits which can be applied to either potential generation (e.g., representative of the ITC) or actual generation (e.g., representative of the PTC)</w:t>
            </w:r>
          </w:p>
        </w:tc>
      </w:tr>
      <w:tr w:rsidR="00423180" w14:paraId="1AFDF51B" w14:textId="77777777" w:rsidTr="003C3973">
        <w:tc>
          <w:tcPr>
            <w:tcW w:w="0" w:type="auto"/>
            <w:tcBorders>
              <w:right w:val="nil"/>
            </w:tcBorders>
            <w:shd w:val="clear" w:color="auto" w:fill="auto"/>
          </w:tcPr>
          <w:p w14:paraId="65ED7190" w14:textId="2A592160" w:rsidR="003C3973" w:rsidRPr="00B0500D" w:rsidRDefault="003C3973" w:rsidP="003C3973">
            <w:pPr>
              <w:pStyle w:val="NRELTableContent"/>
            </w:pPr>
            <w:r w:rsidRPr="00E53011">
              <w:rPr>
                <w:sz w:val="18"/>
                <w:szCs w:val="18"/>
              </w:rPr>
              <w:t>Hydrogen production</w:t>
            </w:r>
            <w:r>
              <w:rPr>
                <w:sz w:val="18"/>
                <w:szCs w:val="18"/>
              </w:rPr>
              <w:t xml:space="preserve"> (prod)</w:t>
            </w:r>
          </w:p>
        </w:tc>
        <w:tc>
          <w:tcPr>
            <w:tcW w:w="0" w:type="auto"/>
            <w:tcBorders>
              <w:left w:val="nil"/>
            </w:tcBorders>
            <w:shd w:val="clear" w:color="auto" w:fill="auto"/>
          </w:tcPr>
          <w:p w14:paraId="612A9CCB" w14:textId="26566C51" w:rsidR="003C3973" w:rsidRPr="00B0500D" w:rsidRDefault="003C3973" w:rsidP="003C3973">
            <w:pPr>
              <w:pStyle w:val="NRELTableContent"/>
            </w:pPr>
            <w:proofErr w:type="gramStart"/>
            <w:r w:rsidRPr="00E53011">
              <w:rPr>
                <w:sz w:val="18"/>
                <w:szCs w:val="18"/>
              </w:rPr>
              <w:t>Uses</w:t>
            </w:r>
            <w:proofErr w:type="gramEnd"/>
            <w:r w:rsidRPr="00E53011">
              <w:rPr>
                <w:sz w:val="18"/>
                <w:szCs w:val="18"/>
              </w:rPr>
              <w:t xml:space="preserve"> electricity to produce hydrogen</w:t>
            </w:r>
            <w:r>
              <w:rPr>
                <w:sz w:val="18"/>
                <w:szCs w:val="18"/>
              </w:rPr>
              <w:t xml:space="preserve"> </w:t>
            </w:r>
          </w:p>
        </w:tc>
        <w:tc>
          <w:tcPr>
            <w:tcW w:w="0" w:type="auto"/>
            <w:shd w:val="clear" w:color="auto" w:fill="auto"/>
          </w:tcPr>
          <w:p w14:paraId="3ACDFEC6" w14:textId="2141DA8E" w:rsidR="003C3973" w:rsidRPr="00B0500D" w:rsidRDefault="003C3973" w:rsidP="003C3973">
            <w:pPr>
              <w:pStyle w:val="NRELTableContent"/>
            </w:pPr>
            <w:r w:rsidRPr="00E53011">
              <w:rPr>
                <w:sz w:val="18"/>
                <w:szCs w:val="18"/>
              </w:rPr>
              <w:t>No</w:t>
            </w:r>
          </w:p>
        </w:tc>
        <w:tc>
          <w:tcPr>
            <w:tcW w:w="0" w:type="auto"/>
            <w:shd w:val="clear" w:color="auto" w:fill="auto"/>
          </w:tcPr>
          <w:p w14:paraId="0BB3C268" w14:textId="48B166FA" w:rsidR="003C3973" w:rsidRPr="00B0500D" w:rsidRDefault="003C3973" w:rsidP="003C3973">
            <w:pPr>
              <w:pStyle w:val="NRELTableContent"/>
            </w:pPr>
            <w:r w:rsidRPr="00E53011">
              <w:rPr>
                <w:sz w:val="18"/>
                <w:szCs w:val="18"/>
              </w:rPr>
              <w:t>CAPEX and fixed OPEX</w:t>
            </w:r>
            <w:ins w:id="113" w:author="Li, Yijin" w:date="2024-12-11T12:22:00Z" w16du:dateUtc="2024-12-11T20:22:00Z">
              <w:r w:rsidR="00423180">
                <w:rPr>
                  <w:sz w:val="18"/>
                  <w:szCs w:val="18"/>
                </w:rPr>
                <w:t xml:space="preserve">, </w:t>
              </w:r>
            </w:ins>
            <w:ins w:id="114" w:author="Li, Yijin" w:date="2024-12-11T12:23:00Z" w16du:dateUtc="2024-12-11T20:23:00Z">
              <w:r w:rsidR="00423180">
                <w:rPr>
                  <w:sz w:val="18"/>
                  <w:szCs w:val="18"/>
                </w:rPr>
                <w:t>(</w:t>
              </w:r>
            </w:ins>
            <w:ins w:id="115" w:author="Li, Yijin" w:date="2024-12-11T12:22:00Z" w16du:dateUtc="2024-12-11T20:22:00Z">
              <w:r w:rsidR="00423180">
                <w:rPr>
                  <w:sz w:val="18"/>
                  <w:szCs w:val="18"/>
                </w:rPr>
                <w:t xml:space="preserve">variable OPEX </w:t>
              </w:r>
            </w:ins>
            <w:ins w:id="116" w:author="Li, Yijin" w:date="2024-12-11T12:23:00Z" w16du:dateUtc="2024-12-11T20:23:00Z">
              <w:r w:rsidR="00423180">
                <w:rPr>
                  <w:sz w:val="18"/>
                  <w:szCs w:val="18"/>
                </w:rPr>
                <w:t xml:space="preserve">may be added) </w:t>
              </w:r>
            </w:ins>
          </w:p>
        </w:tc>
        <w:tc>
          <w:tcPr>
            <w:tcW w:w="0" w:type="auto"/>
            <w:tcBorders>
              <w:right w:val="nil"/>
            </w:tcBorders>
            <w:shd w:val="clear" w:color="auto" w:fill="auto"/>
          </w:tcPr>
          <w:p w14:paraId="0A35C668" w14:textId="5B3DD268" w:rsidR="003C3973" w:rsidRPr="00B0500D" w:rsidRDefault="003C3973" w:rsidP="003C3973">
            <w:pPr>
              <w:pStyle w:val="NRELTableContent"/>
            </w:pPr>
            <w:r w:rsidRPr="00E53011">
              <w:rPr>
                <w:sz w:val="18"/>
                <w:szCs w:val="18"/>
              </w:rPr>
              <w:t xml:space="preserve">Produces hydrogen based on the amount of electricity </w:t>
            </w:r>
            <w:r>
              <w:rPr>
                <w:sz w:val="18"/>
                <w:szCs w:val="18"/>
              </w:rPr>
              <w:t>generated and used at that node</w:t>
            </w:r>
            <w:r w:rsidRPr="00E53011">
              <w:rPr>
                <w:sz w:val="18"/>
                <w:szCs w:val="18"/>
              </w:rPr>
              <w:t xml:space="preserve"> and a user-specified efficiency</w:t>
            </w:r>
          </w:p>
        </w:tc>
        <w:tc>
          <w:tcPr>
            <w:tcW w:w="0" w:type="auto"/>
            <w:tcBorders>
              <w:left w:val="nil"/>
            </w:tcBorders>
            <w:shd w:val="clear" w:color="auto" w:fill="auto"/>
          </w:tcPr>
          <w:p w14:paraId="4C094737" w14:textId="21F720E7" w:rsidR="003C3973" w:rsidRPr="00B0500D" w:rsidRDefault="003C3973" w:rsidP="003C3973">
            <w:pPr>
              <w:pStyle w:val="NRELTableContent"/>
            </w:pPr>
            <w:r w:rsidRPr="00E53011">
              <w:rPr>
                <w:sz w:val="18"/>
                <w:szCs w:val="18"/>
              </w:rPr>
              <w:t>None</w:t>
            </w:r>
          </w:p>
        </w:tc>
      </w:tr>
      <w:tr w:rsidR="00423180" w14:paraId="7FB367DE" w14:textId="77777777" w:rsidTr="003C3973">
        <w:tc>
          <w:tcPr>
            <w:tcW w:w="0" w:type="auto"/>
            <w:tcBorders>
              <w:left w:val="nil"/>
              <w:right w:val="nil"/>
            </w:tcBorders>
            <w:shd w:val="clear" w:color="auto" w:fill="DBE5F1" w:themeFill="accent1" w:themeFillTint="33"/>
          </w:tcPr>
          <w:p w14:paraId="1BB0C468" w14:textId="010B6992" w:rsidR="003C3973" w:rsidRPr="00B0500D" w:rsidRDefault="003C3973" w:rsidP="003C3973">
            <w:pPr>
              <w:pStyle w:val="NRELTableContent"/>
            </w:pPr>
            <w:r w:rsidRPr="00E53011">
              <w:rPr>
                <w:sz w:val="18"/>
                <w:szCs w:val="18"/>
              </w:rPr>
              <w:t>Hydrogen storage</w:t>
            </w:r>
            <w:r>
              <w:rPr>
                <w:sz w:val="18"/>
                <w:szCs w:val="18"/>
              </w:rPr>
              <w:t xml:space="preserve"> (</w:t>
            </w:r>
            <w:proofErr w:type="spellStart"/>
            <w:r>
              <w:rPr>
                <w:sz w:val="18"/>
                <w:szCs w:val="18"/>
              </w:rPr>
              <w:t>stor</w:t>
            </w:r>
            <w:proofErr w:type="spellEnd"/>
            <w:r>
              <w:rPr>
                <w:sz w:val="18"/>
                <w:szCs w:val="18"/>
              </w:rPr>
              <w:t>)</w:t>
            </w:r>
          </w:p>
        </w:tc>
        <w:tc>
          <w:tcPr>
            <w:tcW w:w="0" w:type="auto"/>
            <w:tcBorders>
              <w:left w:val="nil"/>
              <w:right w:val="nil"/>
            </w:tcBorders>
            <w:shd w:val="clear" w:color="auto" w:fill="DBE5F1" w:themeFill="accent1" w:themeFillTint="33"/>
          </w:tcPr>
          <w:p w14:paraId="676B9B14" w14:textId="2F6A7FE2" w:rsidR="003C3973" w:rsidRPr="00B0500D" w:rsidRDefault="003C3973" w:rsidP="003C3973">
            <w:pPr>
              <w:pStyle w:val="NRELTableContent"/>
            </w:pPr>
            <w:r w:rsidRPr="00E53011">
              <w:rPr>
                <w:sz w:val="18"/>
                <w:szCs w:val="18"/>
              </w:rPr>
              <w:t>Stores hydrogen over time periods</w:t>
            </w:r>
          </w:p>
        </w:tc>
        <w:tc>
          <w:tcPr>
            <w:tcW w:w="0" w:type="auto"/>
            <w:tcBorders>
              <w:left w:val="nil"/>
              <w:right w:val="nil"/>
            </w:tcBorders>
            <w:shd w:val="clear" w:color="auto" w:fill="DBE5F1" w:themeFill="accent1" w:themeFillTint="33"/>
          </w:tcPr>
          <w:p w14:paraId="26292B2E" w14:textId="05F1EE72" w:rsidR="003C3973" w:rsidRPr="00B0500D" w:rsidRDefault="003C3973" w:rsidP="003C3973">
            <w:pPr>
              <w:pStyle w:val="NRELTableContent"/>
            </w:pPr>
            <w:r w:rsidRPr="00E53011">
              <w:rPr>
                <w:sz w:val="18"/>
                <w:szCs w:val="18"/>
              </w:rPr>
              <w:t>Yes</w:t>
            </w:r>
          </w:p>
        </w:tc>
        <w:tc>
          <w:tcPr>
            <w:tcW w:w="0" w:type="auto"/>
            <w:tcBorders>
              <w:left w:val="nil"/>
              <w:right w:val="nil"/>
            </w:tcBorders>
            <w:shd w:val="clear" w:color="auto" w:fill="DBE5F1" w:themeFill="accent1" w:themeFillTint="33"/>
          </w:tcPr>
          <w:p w14:paraId="146A402E" w14:textId="3B6186AB" w:rsidR="003C3973" w:rsidRPr="00B0500D" w:rsidRDefault="003C3973" w:rsidP="003C3973">
            <w:pPr>
              <w:pStyle w:val="NRELTableContent"/>
            </w:pPr>
            <w:r w:rsidRPr="00E53011">
              <w:rPr>
                <w:sz w:val="18"/>
                <w:szCs w:val="18"/>
              </w:rPr>
              <w:t>CAPEX, fixed OPEX, and variable OPEX for charging only</w:t>
            </w:r>
          </w:p>
        </w:tc>
        <w:tc>
          <w:tcPr>
            <w:tcW w:w="0" w:type="auto"/>
            <w:tcBorders>
              <w:left w:val="nil"/>
              <w:right w:val="nil"/>
            </w:tcBorders>
            <w:shd w:val="clear" w:color="auto" w:fill="DBE5F1" w:themeFill="accent1" w:themeFillTint="33"/>
          </w:tcPr>
          <w:p w14:paraId="4B2CEE97" w14:textId="45AC40A5" w:rsidR="003C3973" w:rsidRPr="00B0500D" w:rsidRDefault="003C3973" w:rsidP="003C3973">
            <w:pPr>
              <w:pStyle w:val="NRELTableContent"/>
            </w:pPr>
            <w:r w:rsidRPr="00E53011">
              <w:rPr>
                <w:sz w:val="18"/>
                <w:szCs w:val="18"/>
              </w:rPr>
              <w:t>User inputs on constraints for how quickly storage can be charged or discharged as fractions of capacity. Adheres to conservation of mass.</w:t>
            </w:r>
          </w:p>
        </w:tc>
        <w:tc>
          <w:tcPr>
            <w:tcW w:w="0" w:type="auto"/>
            <w:tcBorders>
              <w:left w:val="nil"/>
              <w:right w:val="nil"/>
            </w:tcBorders>
            <w:shd w:val="clear" w:color="auto" w:fill="DBE5F1" w:themeFill="accent1" w:themeFillTint="33"/>
          </w:tcPr>
          <w:p w14:paraId="15C9F472" w14:textId="2A1EBCF8" w:rsidR="003C3973" w:rsidRPr="00B0500D" w:rsidRDefault="003C3973" w:rsidP="003C3973">
            <w:pPr>
              <w:pStyle w:val="NRELTableContent"/>
            </w:pPr>
            <w:r w:rsidRPr="00E53011">
              <w:rPr>
                <w:sz w:val="18"/>
                <w:szCs w:val="18"/>
              </w:rPr>
              <w:t>None</w:t>
            </w:r>
          </w:p>
        </w:tc>
      </w:tr>
      <w:bookmarkEnd w:id="107"/>
      <w:tr w:rsidR="00423180" w14:paraId="32D3FE9C" w14:textId="77777777" w:rsidTr="003C3973">
        <w:tc>
          <w:tcPr>
            <w:tcW w:w="0" w:type="auto"/>
            <w:tcBorders>
              <w:left w:val="nil"/>
              <w:right w:val="nil"/>
            </w:tcBorders>
            <w:shd w:val="clear" w:color="auto" w:fill="FFFFFF" w:themeFill="background1"/>
          </w:tcPr>
          <w:p w14:paraId="7BC204DB" w14:textId="7987B3E9" w:rsidR="003C3973" w:rsidRPr="00E53011" w:rsidRDefault="003C3973" w:rsidP="003C3973">
            <w:pPr>
              <w:pStyle w:val="NRELTableContent"/>
              <w:rPr>
                <w:sz w:val="18"/>
                <w:szCs w:val="18"/>
              </w:rPr>
            </w:pPr>
            <w:r w:rsidRPr="00E53011">
              <w:rPr>
                <w:sz w:val="18"/>
                <w:szCs w:val="18"/>
              </w:rPr>
              <w:t>Pipeline transmission</w:t>
            </w:r>
            <w:r>
              <w:rPr>
                <w:sz w:val="18"/>
                <w:szCs w:val="18"/>
              </w:rPr>
              <w:t xml:space="preserve"> (Pipelines)</w:t>
            </w:r>
          </w:p>
        </w:tc>
        <w:tc>
          <w:tcPr>
            <w:tcW w:w="0" w:type="auto"/>
            <w:tcBorders>
              <w:left w:val="nil"/>
              <w:right w:val="nil"/>
            </w:tcBorders>
            <w:shd w:val="clear" w:color="auto" w:fill="FFFFFF" w:themeFill="background1"/>
          </w:tcPr>
          <w:p w14:paraId="5D414563" w14:textId="660DE422" w:rsidR="003C3973" w:rsidRPr="00E53011" w:rsidRDefault="003C3973" w:rsidP="003C3973">
            <w:pPr>
              <w:pStyle w:val="NRELTableContent"/>
              <w:rPr>
                <w:sz w:val="18"/>
                <w:szCs w:val="18"/>
              </w:rPr>
            </w:pPr>
            <w:r w:rsidRPr="00E53011">
              <w:rPr>
                <w:sz w:val="18"/>
                <w:szCs w:val="18"/>
              </w:rPr>
              <w:t>Moves hydrogen from one point to another</w:t>
            </w:r>
          </w:p>
        </w:tc>
        <w:tc>
          <w:tcPr>
            <w:tcW w:w="0" w:type="auto"/>
            <w:tcBorders>
              <w:left w:val="nil"/>
              <w:right w:val="nil"/>
            </w:tcBorders>
            <w:shd w:val="clear" w:color="auto" w:fill="FFFFFF" w:themeFill="background1"/>
          </w:tcPr>
          <w:p w14:paraId="2C0FBC4F" w14:textId="3DF5DB2C" w:rsidR="003C3973" w:rsidRPr="00E53011" w:rsidRDefault="003C3973" w:rsidP="003C3973">
            <w:pPr>
              <w:pStyle w:val="NRELTableContent"/>
              <w:rPr>
                <w:sz w:val="18"/>
                <w:szCs w:val="18"/>
              </w:rPr>
            </w:pPr>
            <w:r w:rsidRPr="00E53011">
              <w:rPr>
                <w:sz w:val="18"/>
                <w:szCs w:val="18"/>
              </w:rPr>
              <w:t>No</w:t>
            </w:r>
          </w:p>
        </w:tc>
        <w:tc>
          <w:tcPr>
            <w:tcW w:w="0" w:type="auto"/>
            <w:tcBorders>
              <w:left w:val="nil"/>
              <w:right w:val="nil"/>
            </w:tcBorders>
            <w:shd w:val="clear" w:color="auto" w:fill="FFFFFF" w:themeFill="background1"/>
          </w:tcPr>
          <w:p w14:paraId="72B7F844" w14:textId="73FFB8AE" w:rsidR="003C3973" w:rsidRPr="00E53011" w:rsidRDefault="00423180" w:rsidP="003C3973">
            <w:pPr>
              <w:pStyle w:val="NRELTableContent"/>
              <w:rPr>
                <w:sz w:val="18"/>
                <w:szCs w:val="18"/>
              </w:rPr>
            </w:pPr>
            <w:ins w:id="117" w:author="Li, Yijin" w:date="2024-12-11T12:24:00Z" w16du:dateUtc="2024-12-11T20:24:00Z">
              <w:r w:rsidRPr="00423180">
                <w:rPr>
                  <w:sz w:val="18"/>
                  <w:szCs w:val="18"/>
                </w:rPr>
                <w:t xml:space="preserve">CAPEX is based on pipeline size and includes a fixed CAPEX adder for </w:t>
              </w:r>
              <w:proofErr w:type="gramStart"/>
              <w:r w:rsidRPr="00423180">
                <w:rPr>
                  <w:sz w:val="18"/>
                  <w:szCs w:val="18"/>
                </w:rPr>
                <w:t>whether or not</w:t>
              </w:r>
              <w:proofErr w:type="gramEnd"/>
              <w:r w:rsidRPr="00423180">
                <w:rPr>
                  <w:sz w:val="18"/>
                  <w:szCs w:val="18"/>
                </w:rPr>
                <w:t xml:space="preserve"> the pipeline is built. Fixed OPEX is calculated as a </w:t>
              </w:r>
              <w:r w:rsidRPr="00423180">
                <w:rPr>
                  <w:sz w:val="18"/>
                  <w:szCs w:val="18"/>
                </w:rPr>
                <w:lastRenderedPageBreak/>
                <w:t>fraction of CAPEX, while variable OPEX applies to pipeline flow in either direction.</w:t>
              </w:r>
            </w:ins>
            <w:del w:id="118" w:author="Li, Yijin" w:date="2024-12-11T12:24:00Z" w16du:dateUtc="2024-12-11T20:24:00Z">
              <w:r w:rsidR="003C3973" w:rsidRPr="00E53011" w:rsidDel="00423180">
                <w:rPr>
                  <w:sz w:val="18"/>
                  <w:szCs w:val="18"/>
                </w:rPr>
                <w:delText>CAPEX based on pipeline size and a fixed CAPEX adder for whether or not a pipeline is built, fixed OPEX as a fraction of CAPEX, and variable OPEX for pipeline flow in either direction</w:delText>
              </w:r>
            </w:del>
          </w:p>
        </w:tc>
        <w:tc>
          <w:tcPr>
            <w:tcW w:w="0" w:type="auto"/>
            <w:tcBorders>
              <w:left w:val="nil"/>
              <w:right w:val="nil"/>
            </w:tcBorders>
            <w:shd w:val="clear" w:color="auto" w:fill="FFFFFF" w:themeFill="background1"/>
          </w:tcPr>
          <w:p w14:paraId="16BC332E" w14:textId="5FB227BB" w:rsidR="003C3973" w:rsidRPr="00E53011" w:rsidRDefault="003C3973" w:rsidP="003C3973">
            <w:pPr>
              <w:pStyle w:val="NRELTableContent"/>
              <w:rPr>
                <w:sz w:val="18"/>
                <w:szCs w:val="18"/>
              </w:rPr>
            </w:pPr>
            <w:r w:rsidRPr="00E53011">
              <w:rPr>
                <w:sz w:val="18"/>
                <w:szCs w:val="18"/>
              </w:rPr>
              <w:lastRenderedPageBreak/>
              <w:t>Allows user input for maximum pipeline size for each link</w:t>
            </w:r>
          </w:p>
        </w:tc>
        <w:tc>
          <w:tcPr>
            <w:tcW w:w="0" w:type="auto"/>
            <w:tcBorders>
              <w:left w:val="nil"/>
              <w:right w:val="nil"/>
            </w:tcBorders>
            <w:shd w:val="clear" w:color="auto" w:fill="FFFFFF" w:themeFill="background1"/>
          </w:tcPr>
          <w:p w14:paraId="4D042388" w14:textId="50AB1B55" w:rsidR="003C3973" w:rsidRPr="00E53011" w:rsidRDefault="003C3973" w:rsidP="003C3973">
            <w:pPr>
              <w:pStyle w:val="NRELTableContent"/>
              <w:rPr>
                <w:sz w:val="18"/>
                <w:szCs w:val="18"/>
              </w:rPr>
            </w:pPr>
            <w:r w:rsidRPr="00E53011">
              <w:rPr>
                <w:sz w:val="18"/>
                <w:szCs w:val="18"/>
              </w:rPr>
              <w:t>None</w:t>
            </w:r>
          </w:p>
        </w:tc>
      </w:tr>
      <w:tr w:rsidR="00423180" w14:paraId="6D0A32E6" w14:textId="77777777" w:rsidTr="003C3973">
        <w:tc>
          <w:tcPr>
            <w:tcW w:w="0" w:type="auto"/>
            <w:tcBorders>
              <w:left w:val="nil"/>
              <w:bottom w:val="single" w:sz="4" w:space="0" w:color="808080" w:themeColor="background1" w:themeShade="80"/>
              <w:right w:val="nil"/>
            </w:tcBorders>
            <w:shd w:val="clear" w:color="auto" w:fill="DBE5F1" w:themeFill="accent1" w:themeFillTint="33"/>
          </w:tcPr>
          <w:p w14:paraId="04B1D1C3" w14:textId="4F446305" w:rsidR="003C3973" w:rsidRPr="00E53011" w:rsidRDefault="003C3973" w:rsidP="003C3973">
            <w:pPr>
              <w:pStyle w:val="NRELTableContent"/>
              <w:rPr>
                <w:sz w:val="18"/>
                <w:szCs w:val="18"/>
              </w:rPr>
            </w:pPr>
            <w:r w:rsidRPr="00E53011">
              <w:rPr>
                <w:sz w:val="18"/>
                <w:szCs w:val="18"/>
              </w:rPr>
              <w:t>Tank-based transmission</w:t>
            </w:r>
            <w:r>
              <w:rPr>
                <w:sz w:val="18"/>
                <w:szCs w:val="18"/>
              </w:rPr>
              <w:t xml:space="preserve"> via trucks (Truck)</w:t>
            </w:r>
          </w:p>
        </w:tc>
        <w:tc>
          <w:tcPr>
            <w:tcW w:w="0" w:type="auto"/>
            <w:tcBorders>
              <w:left w:val="nil"/>
              <w:bottom w:val="single" w:sz="4" w:space="0" w:color="808080" w:themeColor="background1" w:themeShade="80"/>
              <w:right w:val="nil"/>
            </w:tcBorders>
            <w:shd w:val="clear" w:color="auto" w:fill="DBE5F1" w:themeFill="accent1" w:themeFillTint="33"/>
          </w:tcPr>
          <w:p w14:paraId="34C8CC94" w14:textId="0D979A2D" w:rsidR="003C3973" w:rsidRPr="00E53011" w:rsidRDefault="003C3973" w:rsidP="003C3973">
            <w:pPr>
              <w:pStyle w:val="NRELTableContent"/>
              <w:rPr>
                <w:sz w:val="18"/>
                <w:szCs w:val="18"/>
              </w:rPr>
            </w:pPr>
            <w:r w:rsidRPr="00E53011">
              <w:rPr>
                <w:sz w:val="18"/>
                <w:szCs w:val="18"/>
              </w:rPr>
              <w:t>Moves hydrogen from one point to another, designed to represent truck, rail, barge, etc. transmission</w:t>
            </w:r>
          </w:p>
        </w:tc>
        <w:tc>
          <w:tcPr>
            <w:tcW w:w="0" w:type="auto"/>
            <w:tcBorders>
              <w:left w:val="nil"/>
              <w:bottom w:val="single" w:sz="4" w:space="0" w:color="808080" w:themeColor="background1" w:themeShade="80"/>
              <w:right w:val="nil"/>
            </w:tcBorders>
            <w:shd w:val="clear" w:color="auto" w:fill="DBE5F1" w:themeFill="accent1" w:themeFillTint="33"/>
          </w:tcPr>
          <w:p w14:paraId="165D2016" w14:textId="0C025E48" w:rsidR="003C3973" w:rsidRPr="00E53011" w:rsidRDefault="003C3973" w:rsidP="003C3973">
            <w:pPr>
              <w:pStyle w:val="NRELTableContent"/>
              <w:rPr>
                <w:sz w:val="18"/>
                <w:szCs w:val="18"/>
              </w:rPr>
            </w:pPr>
            <w:r w:rsidRPr="00E53011">
              <w:rPr>
                <w:sz w:val="18"/>
                <w:szCs w:val="18"/>
              </w:rPr>
              <w:t>No</w:t>
            </w:r>
          </w:p>
        </w:tc>
        <w:tc>
          <w:tcPr>
            <w:tcW w:w="0" w:type="auto"/>
            <w:tcBorders>
              <w:left w:val="nil"/>
              <w:bottom w:val="single" w:sz="4" w:space="0" w:color="808080" w:themeColor="background1" w:themeShade="80"/>
              <w:right w:val="nil"/>
            </w:tcBorders>
            <w:shd w:val="clear" w:color="auto" w:fill="DBE5F1" w:themeFill="accent1" w:themeFillTint="33"/>
          </w:tcPr>
          <w:p w14:paraId="0DA4A910" w14:textId="51E7B0E5" w:rsidR="003C3973" w:rsidRPr="00E53011" w:rsidRDefault="003C3973" w:rsidP="003C3973">
            <w:pPr>
              <w:pStyle w:val="NRELTableContent"/>
              <w:rPr>
                <w:sz w:val="18"/>
                <w:szCs w:val="18"/>
              </w:rPr>
            </w:pPr>
            <w:r w:rsidRPr="00E53011">
              <w:rPr>
                <w:sz w:val="18"/>
                <w:szCs w:val="18"/>
              </w:rPr>
              <w:t>Variable OPEX for flow in either direction, i.e., designed to represent a levelized cost of transmission</w:t>
            </w:r>
          </w:p>
        </w:tc>
        <w:tc>
          <w:tcPr>
            <w:tcW w:w="0" w:type="auto"/>
            <w:tcBorders>
              <w:left w:val="nil"/>
              <w:bottom w:val="single" w:sz="4" w:space="0" w:color="808080" w:themeColor="background1" w:themeShade="80"/>
              <w:right w:val="nil"/>
            </w:tcBorders>
            <w:shd w:val="clear" w:color="auto" w:fill="DBE5F1" w:themeFill="accent1" w:themeFillTint="33"/>
          </w:tcPr>
          <w:p w14:paraId="00F67FB7" w14:textId="407A18A2" w:rsidR="003C3973" w:rsidRPr="00E53011" w:rsidRDefault="003C3973" w:rsidP="003C3973">
            <w:pPr>
              <w:pStyle w:val="NRELTableContent"/>
              <w:rPr>
                <w:sz w:val="18"/>
                <w:szCs w:val="18"/>
              </w:rPr>
            </w:pPr>
            <w:r w:rsidRPr="00E53011">
              <w:rPr>
                <w:sz w:val="18"/>
                <w:szCs w:val="18"/>
              </w:rPr>
              <w:t>Allows user input for maximum flow for each link</w:t>
            </w:r>
          </w:p>
        </w:tc>
        <w:tc>
          <w:tcPr>
            <w:tcW w:w="0" w:type="auto"/>
            <w:tcBorders>
              <w:left w:val="nil"/>
              <w:bottom w:val="single" w:sz="4" w:space="0" w:color="808080" w:themeColor="background1" w:themeShade="80"/>
              <w:right w:val="nil"/>
            </w:tcBorders>
            <w:shd w:val="clear" w:color="auto" w:fill="DBE5F1" w:themeFill="accent1" w:themeFillTint="33"/>
          </w:tcPr>
          <w:p w14:paraId="0B8E4C1A" w14:textId="270FD7B8" w:rsidR="003C3973" w:rsidRPr="00E53011" w:rsidRDefault="003C3973" w:rsidP="003C3973">
            <w:pPr>
              <w:pStyle w:val="NRELTableContent"/>
              <w:rPr>
                <w:sz w:val="18"/>
                <w:szCs w:val="18"/>
              </w:rPr>
            </w:pPr>
            <w:r>
              <w:rPr>
                <w:sz w:val="18"/>
                <w:szCs w:val="18"/>
              </w:rPr>
              <w:t>None</w:t>
            </w:r>
          </w:p>
        </w:tc>
      </w:tr>
    </w:tbl>
    <w:p w14:paraId="6C2C8104" w14:textId="77777777" w:rsidR="00865886" w:rsidRDefault="00865886" w:rsidP="00865886">
      <w:pPr>
        <w:pStyle w:val="NRELBodyText"/>
      </w:pPr>
    </w:p>
    <w:p w14:paraId="2446288B" w14:textId="5205708E" w:rsidR="000A78A8" w:rsidRDefault="000A78A8" w:rsidP="000A78A8">
      <w:pPr>
        <w:pStyle w:val="NRELHead03Numbered"/>
      </w:pPr>
      <w:bookmarkStart w:id="119" w:name="_Toc179465210"/>
      <w:r>
        <w:t>Electricity Generation Technologies</w:t>
      </w:r>
      <w:bookmarkEnd w:id="119"/>
    </w:p>
    <w:p w14:paraId="555E1287" w14:textId="4F131E27" w:rsidR="008B044E" w:rsidRDefault="008B044E" w:rsidP="00865886">
      <w:pPr>
        <w:pStyle w:val="NRELBodyText"/>
      </w:pPr>
      <w:r>
        <w:t xml:space="preserve">Electricity generation technologies produce electricity based on input generation profiles for each </w:t>
      </w:r>
      <w:proofErr w:type="gramStart"/>
      <w:r>
        <w:t>time period</w:t>
      </w:r>
      <w:proofErr w:type="gramEnd"/>
      <w:r>
        <w:t xml:space="preserve">. The profiles provide a maximum potential generation in each period per unit of capacity built—essentially, a capacity factor for that </w:t>
      </w:r>
      <w:proofErr w:type="gramStart"/>
      <w:r>
        <w:t>time period</w:t>
      </w:r>
      <w:proofErr w:type="gramEnd"/>
      <w:r>
        <w:t xml:space="preserve">. This is primarily meant to represent renewable resources for which profiles can be obtained using a tool like the System Advisor Model or </w:t>
      </w:r>
      <w:del w:id="120" w:author="Li, Yijin" w:date="2024-12-11T12:26:00Z" w16du:dateUtc="2024-12-11T20:26:00Z">
        <w:r w:rsidDel="00423180">
          <w:delText>reV</w:delText>
        </w:r>
      </w:del>
      <w:ins w:id="121" w:author="Li, Yijin" w:date="2024-12-11T12:26:00Z" w16du:dateUtc="2024-12-11T20:26:00Z">
        <w:r w:rsidR="00423180">
          <w:t xml:space="preserve">NREL’s </w:t>
        </w:r>
        <w:r w:rsidR="00423180" w:rsidRPr="00423180">
          <w:t>Renewable Energy Potential</w:t>
        </w:r>
        <w:r w:rsidR="00423180">
          <w:t xml:space="preserve"> (</w:t>
        </w:r>
        <w:proofErr w:type="spellStart"/>
        <w:r w:rsidR="00423180">
          <w:t>reV</w:t>
        </w:r>
        <w:proofErr w:type="spellEnd"/>
        <w:r w:rsidR="00423180">
          <w:t>)</w:t>
        </w:r>
        <w:r w:rsidR="00423180" w:rsidRPr="00423180">
          <w:t xml:space="preserve"> Model</w:t>
        </w:r>
      </w:ins>
      <w:r>
        <w:t xml:space="preserve">. For each technology at each node, a technology can have one or more </w:t>
      </w:r>
      <w:ins w:id="122" w:author="Li, Yijin" w:date="2024-12-11T12:26:00Z" w16du:dateUtc="2024-12-11T20:26:00Z">
        <w:r w:rsidR="00423180">
          <w:t xml:space="preserve">supply </w:t>
        </w:r>
        <w:proofErr w:type="gramStart"/>
        <w:r w:rsidR="00423180">
          <w:t>curve</w:t>
        </w:r>
        <w:proofErr w:type="gramEnd"/>
        <w:r w:rsidR="00423180">
          <w:t xml:space="preserve"> profile </w:t>
        </w:r>
      </w:ins>
      <w:r>
        <w:t>tranches which each contain a potential profile and a capacity limit. Tranches can be used to represent differing levels of resources within the area represented by a node, i.e., to capture a renewable supply curve. For example, perhaps a region has a small area of good land-based wind resource and a larger area of worse land-based wind resource. This could be represented in HYPSTAT with two tranches for land-based wind at that node, each with different generation profiles and capacity limits.</w:t>
      </w:r>
    </w:p>
    <w:p w14:paraId="14F9B07E" w14:textId="472775B6" w:rsidR="008B044E" w:rsidRDefault="008B044E" w:rsidP="00865886">
      <w:pPr>
        <w:pStyle w:val="NRELBodyText"/>
      </w:pPr>
      <w:r>
        <w:t xml:space="preserve">While electricity generation technologies are designed around renewables, they can also be used to represent other electricity sources such as the grid </w:t>
      </w:r>
      <w:ins w:id="123" w:author="Li, Yijin" w:date="2024-12-11T12:29:00Z" w16du:dateUtc="2024-12-11T20:29:00Z">
        <w:r w:rsidR="00423180">
          <w:t xml:space="preserve">electricity </w:t>
        </w:r>
      </w:ins>
      <w:r>
        <w:t xml:space="preserve">using the variable operating expense inputs. HYPSTAT supports profiles for operating expenses on a per unit (e.g., kWh) basis for each </w:t>
      </w:r>
      <w:proofErr w:type="gramStart"/>
      <w:r>
        <w:t>time period</w:t>
      </w:r>
      <w:proofErr w:type="gramEnd"/>
      <w:r>
        <w:t>, which can be used to represent constant or varying (e.g., wholesale) grid prices. This will require a profile and capacity limit for the grid and CAPEX and fixed OPEX inputs—we recommend setting these to zero and providing a profile of all “1s” such that the model could potentially buy as much electricity from the grid as it would like. The capacity limit can be used to place a cap on the amount of grid electricity that could be purchased (e.g., from a transmission limit), or the profile could be used if this varies with time. CAPEX and fixed OPEX for the grid could be used to represent those costs for installing a grid connection, if desired.</w:t>
      </w:r>
    </w:p>
    <w:p w14:paraId="49F49762" w14:textId="2BE89A55" w:rsidR="008B044E" w:rsidDel="0040353A" w:rsidRDefault="0040353A" w:rsidP="00865886">
      <w:pPr>
        <w:pStyle w:val="NRELBodyText"/>
        <w:rPr>
          <w:del w:id="124" w:author="Li, Yijin" w:date="2024-12-11T12:32:00Z" w16du:dateUtc="2024-12-11T20:32:00Z"/>
        </w:rPr>
      </w:pPr>
      <w:ins w:id="125" w:author="Li, Yijin" w:date="2024-12-11T12:32:00Z" w16du:dateUtc="2024-12-11T20:32:00Z">
        <w:r w:rsidRPr="0040353A">
          <w:lastRenderedPageBreak/>
          <w:t>Based on the profiles and capacity built, HYPSTAT determines the maximum electricity generation or generation potential and decides how much to allocate to hydrogen production and how much to curtail. The decision on curtailment also considers how much grid electricity to purchase, as variable OPEX—representing grid electricity costs—is only incurred for electricity that is actually used.</w:t>
        </w:r>
        <w:r>
          <w:t xml:space="preserve"> </w:t>
        </w:r>
      </w:ins>
      <w:del w:id="126" w:author="Li, Yijin" w:date="2024-12-11T12:32:00Z" w16du:dateUtc="2024-12-11T20:32:00Z">
        <w:r w:rsidR="008B044E" w:rsidDel="0040353A">
          <w:delText>Based on the profiles and capacity that is built, HYPSTAT determines a maximum electricity generation or generation potential and chooses how much to send to hydrogen production and how much to curtail. This decision of how much to curtail includes how much grid electricity to purchase, since the variable OPEX which represents grid prices are only incurred for used electricity.</w:delText>
        </w:r>
      </w:del>
    </w:p>
    <w:p w14:paraId="005729CE" w14:textId="77777777" w:rsidR="000A78A8" w:rsidRDefault="008B044E" w:rsidP="00865886">
      <w:pPr>
        <w:pStyle w:val="NRELBodyText"/>
      </w:pPr>
      <w:r>
        <w:t xml:space="preserve">Electricity transmission between nodes is not supported in HYPSTAT. </w:t>
      </w:r>
    </w:p>
    <w:p w14:paraId="26B48515" w14:textId="4DA4F043" w:rsidR="000A78A8" w:rsidRDefault="000A78A8" w:rsidP="000A78A8">
      <w:pPr>
        <w:pStyle w:val="NRELHead03Numbered"/>
      </w:pPr>
      <w:bookmarkStart w:id="127" w:name="_Toc179465211"/>
      <w:r>
        <w:t>Hydrogen Production</w:t>
      </w:r>
      <w:r w:rsidR="00274412">
        <w:t xml:space="preserve"> and Demand</w:t>
      </w:r>
      <w:bookmarkEnd w:id="127"/>
    </w:p>
    <w:p w14:paraId="47605AA0" w14:textId="2B52A088" w:rsidR="008B044E" w:rsidRDefault="008B044E" w:rsidP="00865886">
      <w:pPr>
        <w:pStyle w:val="NRELBodyText"/>
      </w:pPr>
      <w:r>
        <w:t>Hydrogen production technology can utilize all electricity generated at a given node and only that node</w:t>
      </w:r>
      <w:ins w:id="128" w:author="Brauch, Joe" w:date="2024-12-23T13:11:00Z" w16du:dateUtc="2024-12-23T18:11:00Z">
        <w:r w:rsidR="007A3C01">
          <w:t>, regardless of generation technology</w:t>
        </w:r>
      </w:ins>
      <w:r>
        <w:t xml:space="preserve">. This </w:t>
      </w:r>
      <w:proofErr w:type="gramStart"/>
      <w:r>
        <w:t>allows for</w:t>
      </w:r>
      <w:proofErr w:type="gramEnd"/>
      <w:r>
        <w:t xml:space="preserve"> HYSPTAT to consider hybridization, e.g., a combined wind and solar to hydrogen plant, and optimize for the sizes of those technologies. HYPSTAT does not </w:t>
      </w:r>
      <w:proofErr w:type="gramStart"/>
      <w:r>
        <w:t>allow for</w:t>
      </w:r>
      <w:proofErr w:type="gramEnd"/>
      <w:r>
        <w:t xml:space="preserve"> specific electricity generation going to specific hydrogen production technologies (e.g., to represent nuclear electricity paired with solid oxide electrolysis), but this feature may be added in the future.</w:t>
      </w:r>
    </w:p>
    <w:p w14:paraId="582F8F93" w14:textId="52467817" w:rsidR="00274412" w:rsidRDefault="00274412" w:rsidP="00865886">
      <w:pPr>
        <w:pStyle w:val="NRELBodyText"/>
      </w:pPr>
      <w:r>
        <w:t xml:space="preserve">HYPSTAT is </w:t>
      </w:r>
      <w:del w:id="129" w:author="Brauch, Joe" w:date="2025-01-31T12:22:00Z" w16du:dateUtc="2025-01-31T17:22:00Z">
        <w:r w:rsidDel="00A56A6C">
          <w:delText xml:space="preserve">primarily </w:delText>
        </w:r>
      </w:del>
      <w:r>
        <w:t xml:space="preserve">designed for strict demand enforcement—i.e., hydrogen demand must be completely met in the period during which the demand occurs. </w:t>
      </w:r>
      <w:del w:id="130" w:author="Brauch, Joe" w:date="2025-01-31T12:22:00Z" w16du:dateUtc="2025-01-31T17:22:00Z">
        <w:r w:rsidDel="00A56A6C">
          <w:delText xml:space="preserve">There is an option for flexible demand enforcement, where demand can be met flexibly at any point(s) within a set period (e.g., daily). Strict demand enforcement is programmed by default and switching to flexible enforcement can only be done with direct edits to the code, not via inputs. See Appendix A for instructions on how to do so. </w:delText>
        </w:r>
        <w:r w:rsidRPr="00E50C48" w:rsidDel="00A56A6C">
          <w:delText>Strict demand enforcement is recommended right now, as flexible enforcement is not well tested and often results in odd model results such as large discharges from storage in the initial period of the period over which demand must be met.</w:delText>
        </w:r>
      </w:del>
    </w:p>
    <w:p w14:paraId="535AEE41" w14:textId="3C8C5B11" w:rsidR="000A78A8" w:rsidRDefault="000A78A8" w:rsidP="000A78A8">
      <w:pPr>
        <w:pStyle w:val="NRELHead03Numbered"/>
      </w:pPr>
      <w:bookmarkStart w:id="131" w:name="_Toc179465212"/>
      <w:r>
        <w:t>Technology Costs</w:t>
      </w:r>
      <w:bookmarkEnd w:id="131"/>
    </w:p>
    <w:p w14:paraId="568185AA" w14:textId="77777777" w:rsidR="008B044E" w:rsidRDefault="008B044E" w:rsidP="00865886">
      <w:pPr>
        <w:pStyle w:val="NRELBodyText"/>
      </w:pPr>
      <w:r>
        <w:t xml:space="preserve">CAPEX and fixed OPEX for all technologies are specified as a single, per-unit overnight CAPEX and per-unit annual OPEX cost (e.g., $/kW and $/kW-year for electrolyzers). Because it is a linear model, HYPSTAT does not allow for non-linear CAPEX relationships or varying CAPEX values at different sizes to account for economies of scale. The exception to this is pipeline transmission: because pipeline costs are highly non-linear with scale, we have developed an approach using a linear approximation of costs that can include a non-zero y-intercept. This represents pipelines as having a single, fixed CAPEX that is incurred if the pipeline is constructed, regardless of size, plus an additional CAPEX adder that is dependent on the pipeline scale. Note that we consider pipeline </w:t>
      </w:r>
      <w:proofErr w:type="gramStart"/>
      <w:r>
        <w:t>scale</w:t>
      </w:r>
      <w:proofErr w:type="gramEnd"/>
      <w:r>
        <w:t xml:space="preserve"> based on flow (e.g., kg/</w:t>
      </w:r>
      <w:proofErr w:type="spellStart"/>
      <w:r>
        <w:t>hr</w:t>
      </w:r>
      <w:proofErr w:type="spellEnd"/>
      <w:r>
        <w:t xml:space="preserve"> of hydrogen), not on diameter since diameter scales non-linearly with volume of flow. We find this to be a good approximation for pipeline costs:</w:t>
      </w:r>
    </w:p>
    <w:p w14:paraId="0E5DF434" w14:textId="77777777" w:rsidR="00AF3A50" w:rsidRDefault="00AF3A50" w:rsidP="00AF3A50">
      <w:pPr>
        <w:pStyle w:val="NRELFigureImageCentered"/>
      </w:pPr>
      <w:r>
        <w:rPr>
          <w:noProof/>
        </w:rPr>
        <w:lastRenderedPageBreak/>
        <w:drawing>
          <wp:inline distT="0" distB="0" distL="0" distR="0" wp14:anchorId="5D914017" wp14:editId="285499E8">
            <wp:extent cx="2286000" cy="1714500"/>
            <wp:effectExtent l="0" t="0" r="0" b="0"/>
            <wp:docPr id="20" name="Picture 1" descr="Photo of a brilliant red/pink sunset behind mountains with calm water in the fore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set"/>
                    <pic:cNvPicPr>
                      <a:picLocks noChangeAspect="1" noChangeArrowheads="1"/>
                    </pic:cNvPicPr>
                  </pic:nvPicPr>
                  <pic:blipFill>
                    <a:blip r:embed="rId18" cstate="print"/>
                    <a:srcRect/>
                    <a:stretch>
                      <a:fillRect/>
                    </a:stretch>
                  </pic:blipFill>
                  <pic:spPr bwMode="auto">
                    <a:xfrm>
                      <a:off x="0" y="0"/>
                      <a:ext cx="2286000" cy="1714500"/>
                    </a:xfrm>
                    <a:prstGeom prst="rect">
                      <a:avLst/>
                    </a:prstGeom>
                    <a:noFill/>
                    <a:ln w="9525">
                      <a:noFill/>
                      <a:miter lim="800000"/>
                      <a:headEnd/>
                      <a:tailEnd/>
                    </a:ln>
                  </pic:spPr>
                </pic:pic>
              </a:graphicData>
            </a:graphic>
          </wp:inline>
        </w:drawing>
      </w:r>
    </w:p>
    <w:p w14:paraId="456E2F1B" w14:textId="0CDFEE6C" w:rsidR="00AF3A50" w:rsidRDefault="00AF3A50" w:rsidP="00AF3A50">
      <w:pPr>
        <w:pStyle w:val="NRELFigureCaption"/>
      </w:pPr>
      <w:bookmarkStart w:id="132" w:name="_Toc263697387"/>
      <w:bookmarkStart w:id="133" w:name="_Toc291052379"/>
      <w:bookmarkStart w:id="134" w:name="_Toc346798624"/>
      <w:bookmarkStart w:id="135" w:name="_Toc352071641"/>
      <w:bookmarkStart w:id="136" w:name="_Toc352748106"/>
      <w:bookmarkStart w:id="137" w:name="_Toc97540172"/>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w:t>
      </w:r>
      <w:bookmarkEnd w:id="132"/>
      <w:bookmarkEnd w:id="133"/>
      <w:bookmarkEnd w:id="134"/>
      <w:bookmarkEnd w:id="135"/>
      <w:bookmarkEnd w:id="136"/>
      <w:bookmarkEnd w:id="137"/>
      <w:r>
        <w:t>Approximation of pipeline costs used in HYPSTAT</w:t>
      </w:r>
    </w:p>
    <w:p w14:paraId="31F13A7F" w14:textId="265C356C" w:rsidR="00AF3A50" w:rsidRDefault="00AF3A50" w:rsidP="00AF3A50">
      <w:pPr>
        <w:pStyle w:val="NRELFigureNote"/>
      </w:pPr>
      <w:r>
        <w:t>Figure notes, if needed, are Arial 9.</w:t>
      </w:r>
    </w:p>
    <w:p w14:paraId="6E9D6F3E" w14:textId="5E02F155" w:rsidR="008B044E" w:rsidRDefault="008B044E" w:rsidP="00865886">
      <w:pPr>
        <w:pStyle w:val="NRELBodyText"/>
      </w:pPr>
      <w:r>
        <w:t xml:space="preserve">HYPSTAT does not currently support variable OPEX for hydrogen production, since variable OPEX on a per kg basis is inevitable given fixed production to meet the given hydrogen demand </w:t>
      </w:r>
      <w:commentRangeStart w:id="138"/>
      <w:r>
        <w:t>(i.e., this variable OPEX would not affect the optimization results</w:t>
      </w:r>
      <w:commentRangeEnd w:id="138"/>
      <w:r w:rsidR="0040353A">
        <w:rPr>
          <w:rStyle w:val="CommentReference"/>
          <w:rFonts w:eastAsia="Times New Roman"/>
          <w:color w:val="auto"/>
        </w:rPr>
        <w:commentReference w:id="138"/>
      </w:r>
      <w:r>
        <w:t>). We recommend that the user adds in or considers variable OPEX for hydrogen production in output processing steps for analyzing results.</w:t>
      </w:r>
    </w:p>
    <w:p w14:paraId="2FA780D9" w14:textId="19EF5705" w:rsidR="00274412" w:rsidRDefault="00274412" w:rsidP="00274412">
      <w:pPr>
        <w:pStyle w:val="NRELHead03Numbered"/>
      </w:pPr>
      <w:bookmarkStart w:id="139" w:name="_Toc179465213"/>
      <w:r>
        <w:t>Imports and Exports</w:t>
      </w:r>
      <w:bookmarkEnd w:id="139"/>
    </w:p>
    <w:p w14:paraId="28C1909D" w14:textId="77777777" w:rsidR="008B044E" w:rsidRDefault="008B044E" w:rsidP="00865886">
      <w:pPr>
        <w:pStyle w:val="NRELBodyText"/>
      </w:pPr>
      <w:r>
        <w:t xml:space="preserve">HYPSTAT also allows for imports and exports in limited capacities, to allow for flexibility in a hydrogen system. Imports and exports are specified by volume limits: i.e., </w:t>
      </w:r>
      <w:proofErr w:type="gramStart"/>
      <w:r>
        <w:t>a maximum amount</w:t>
      </w:r>
      <w:proofErr w:type="gramEnd"/>
      <w:r>
        <w:t xml:space="preserve"> of allowed imports or minimum </w:t>
      </w:r>
      <w:proofErr w:type="gramStart"/>
      <w:r>
        <w:t>amount</w:t>
      </w:r>
      <w:proofErr w:type="gramEnd"/>
      <w:r>
        <w:t xml:space="preserve"> of exports that must be met. By default, there are no costs or values associated with imports and exports in the objective function, though these could be added to the objective function code by the user if desired. The user can specify which nodes (if any) imports and/or exports occur from. Note that import capabilities have been rigorously tested; export capabilities are based on the same dynamics as imports but have not been rigorously tested.</w:t>
      </w:r>
    </w:p>
    <w:p w14:paraId="35366222" w14:textId="45859246" w:rsidR="0008155C" w:rsidRDefault="0008155C" w:rsidP="0008155C">
      <w:pPr>
        <w:pStyle w:val="NRELHead03Numbered"/>
      </w:pPr>
      <w:bookmarkStart w:id="140" w:name="_Toc179465214"/>
      <w:r>
        <w:t>System Outputs</w:t>
      </w:r>
      <w:bookmarkEnd w:id="140"/>
    </w:p>
    <w:p w14:paraId="34EF530C" w14:textId="77777777" w:rsidR="008B044E" w:rsidRDefault="008B044E" w:rsidP="00865886">
      <w:pPr>
        <w:pStyle w:val="NRELBodyText"/>
      </w:pPr>
      <w:r>
        <w:t>Based on these inputs, HYPSTAT sets up an optimization problem with variables which capture the following key design and operation specifications for a system to meet the specified demand:</w:t>
      </w:r>
    </w:p>
    <w:p w14:paraId="5C51CCBF" w14:textId="77777777" w:rsidR="008B044E" w:rsidRDefault="008B044E" w:rsidP="00865886">
      <w:pPr>
        <w:pStyle w:val="NRELBullet01"/>
      </w:pPr>
      <w:r>
        <w:t>System design:</w:t>
      </w:r>
    </w:p>
    <w:p w14:paraId="4928AFFA" w14:textId="77777777" w:rsidR="008B044E" w:rsidRDefault="008B044E" w:rsidP="00865886">
      <w:pPr>
        <w:pStyle w:val="NRELBullet02"/>
      </w:pPr>
      <w:r>
        <w:t>Optimal capacity for electricity generation, hydrogen production, and hydrogen storage technologies at each node.</w:t>
      </w:r>
    </w:p>
    <w:p w14:paraId="38F3D593" w14:textId="77777777" w:rsidR="008B044E" w:rsidRDefault="008B044E" w:rsidP="00865886">
      <w:pPr>
        <w:pStyle w:val="NRELBullet02"/>
      </w:pPr>
      <w:r>
        <w:t>Optimal links for pipelines and the optimal size of each pipeline.</w:t>
      </w:r>
    </w:p>
    <w:p w14:paraId="7D553460" w14:textId="77777777" w:rsidR="008B044E" w:rsidRDefault="008B044E" w:rsidP="00865886">
      <w:pPr>
        <w:pStyle w:val="NRELBullet01"/>
      </w:pPr>
      <w:r>
        <w:t>System operation:</w:t>
      </w:r>
    </w:p>
    <w:p w14:paraId="48C74E1F" w14:textId="77777777" w:rsidR="008B044E" w:rsidRDefault="008B044E" w:rsidP="00865886">
      <w:pPr>
        <w:pStyle w:val="NRELBullet02"/>
      </w:pPr>
      <w:r>
        <w:t xml:space="preserve">Electricity generation and curtailment for each technology at each node in each </w:t>
      </w:r>
      <w:proofErr w:type="gramStart"/>
      <w:r>
        <w:t>time period</w:t>
      </w:r>
      <w:proofErr w:type="gramEnd"/>
    </w:p>
    <w:p w14:paraId="210CCFDC" w14:textId="77777777" w:rsidR="008B044E" w:rsidRDefault="008B044E" w:rsidP="00865886">
      <w:pPr>
        <w:pStyle w:val="NRELBullet02"/>
      </w:pPr>
      <w:r>
        <w:t xml:space="preserve">Hydrogen production at each node in each </w:t>
      </w:r>
      <w:proofErr w:type="gramStart"/>
      <w:r>
        <w:t>time period</w:t>
      </w:r>
      <w:proofErr w:type="gramEnd"/>
    </w:p>
    <w:p w14:paraId="038EE12D" w14:textId="77777777" w:rsidR="008B044E" w:rsidRDefault="008B044E" w:rsidP="00865886">
      <w:pPr>
        <w:pStyle w:val="NRELBullet02"/>
      </w:pPr>
      <w:r>
        <w:t xml:space="preserve">Injections and withdrawals from storage at each node in each </w:t>
      </w:r>
      <w:proofErr w:type="gramStart"/>
      <w:r>
        <w:t>time period</w:t>
      </w:r>
      <w:proofErr w:type="gramEnd"/>
    </w:p>
    <w:p w14:paraId="1B611BF2" w14:textId="77777777" w:rsidR="008B044E" w:rsidRDefault="008B044E" w:rsidP="00865886">
      <w:pPr>
        <w:pStyle w:val="NRELBullet02"/>
      </w:pPr>
      <w:r>
        <w:t xml:space="preserve">The amount of stored hydrogen (storage level) at each node in each </w:t>
      </w:r>
      <w:proofErr w:type="gramStart"/>
      <w:r>
        <w:t>time period</w:t>
      </w:r>
      <w:proofErr w:type="gramEnd"/>
    </w:p>
    <w:p w14:paraId="7779C6E9" w14:textId="77777777" w:rsidR="008B044E" w:rsidRDefault="008B044E" w:rsidP="00865886">
      <w:pPr>
        <w:pStyle w:val="NRELBullet02"/>
      </w:pPr>
      <w:r>
        <w:lastRenderedPageBreak/>
        <w:t xml:space="preserve">Hydrogen flows via pipeline and via truck transmission for each link in each </w:t>
      </w:r>
      <w:proofErr w:type="gramStart"/>
      <w:r>
        <w:t>time period</w:t>
      </w:r>
      <w:proofErr w:type="gramEnd"/>
    </w:p>
    <w:p w14:paraId="15D0DB19" w14:textId="77777777" w:rsidR="008B044E" w:rsidRDefault="008B044E" w:rsidP="00865886">
      <w:pPr>
        <w:pStyle w:val="NRELBullet02"/>
      </w:pPr>
      <w:r>
        <w:t xml:space="preserve">The amounts of imports and exports at each node in each </w:t>
      </w:r>
      <w:proofErr w:type="gramStart"/>
      <w:r>
        <w:t>time period</w:t>
      </w:r>
      <w:proofErr w:type="gramEnd"/>
    </w:p>
    <w:p w14:paraId="08720AB4" w14:textId="26158B2C" w:rsidR="008B044E" w:rsidDel="00305D09" w:rsidRDefault="00305D09" w:rsidP="00865886">
      <w:pPr>
        <w:pStyle w:val="NRELBullet02"/>
        <w:rPr>
          <w:del w:id="141" w:author="Li, Yijin" w:date="2024-12-11T12:43:00Z" w16du:dateUtc="2024-12-11T20:43:00Z"/>
        </w:rPr>
      </w:pPr>
      <w:ins w:id="142" w:author="Li, Yijin" w:date="2024-12-11T12:43:00Z" w16du:dateUtc="2024-12-11T20:43:00Z">
        <w:r w:rsidRPr="00305D09">
          <w:t xml:space="preserve">The extent to which demand is met at each node in each </w:t>
        </w:r>
        <w:proofErr w:type="gramStart"/>
        <w:r w:rsidRPr="00305D09">
          <w:t>time period</w:t>
        </w:r>
        <w:proofErr w:type="gramEnd"/>
        <w:r w:rsidRPr="00305D09">
          <w:t xml:space="preserve"> (to verify if input demand is fully satisfied or to track when flexible demands are met).</w:t>
        </w:r>
        <w:r>
          <w:t xml:space="preserve"> </w:t>
        </w:r>
      </w:ins>
      <w:del w:id="143" w:author="Li, Yijin" w:date="2024-12-11T12:43:00Z" w16du:dateUtc="2024-12-11T20:43:00Z">
        <w:r w:rsidR="008B044E" w:rsidDel="00305D09">
          <w:delText>How much demand is met at each node in each time period (to verify that input demand is met, or to see when demand is met in the case of flexible demands)</w:delText>
        </w:r>
      </w:del>
    </w:p>
    <w:p w14:paraId="1A114CD9" w14:textId="77777777" w:rsidR="008B044E" w:rsidRDefault="008B044E" w:rsidP="00865886">
      <w:pPr>
        <w:pStyle w:val="NRELBullet02"/>
      </w:pPr>
      <w:r>
        <w:t xml:space="preserve">If there is unserved hydrogen (i.e., demand that is impossible to meet) or excess hydrogen produced at any node in any </w:t>
      </w:r>
      <w:proofErr w:type="gramStart"/>
      <w:r>
        <w:t>time period</w:t>
      </w:r>
      <w:proofErr w:type="gramEnd"/>
    </w:p>
    <w:p w14:paraId="3E33F314" w14:textId="1A3D38F0" w:rsidR="0008155C" w:rsidRDefault="0008155C" w:rsidP="0008155C">
      <w:pPr>
        <w:pStyle w:val="NRELHead03Numbered"/>
      </w:pPr>
      <w:bookmarkStart w:id="144" w:name="_Toc179465215"/>
      <w:r>
        <w:t>Recommended Scope</w:t>
      </w:r>
      <w:bookmarkEnd w:id="144"/>
    </w:p>
    <w:p w14:paraId="53694410" w14:textId="32905396" w:rsidR="0008155C" w:rsidRDefault="0008155C" w:rsidP="00865886">
      <w:pPr>
        <w:pStyle w:val="NRELBodyText"/>
      </w:pPr>
      <w:r>
        <w:t xml:space="preserve">HYPSTAT models the hydrogen system at a time resolution which can be flexibly specified by the user. While this is flexible, HYPSTAT was designed to be modeled at a granular level </w:t>
      </w:r>
      <w:proofErr w:type="gramStart"/>
      <w:r>
        <w:t>in order to</w:t>
      </w:r>
      <w:proofErr w:type="gramEnd"/>
      <w:r>
        <w:t xml:space="preserve"> capture intra-year storage dynamics. HYPSTAT is also designed to model systems for a full year, but it can be set up to run for shorter model time windows (e.g., for quick solves and testing). </w:t>
      </w:r>
      <w:ins w:id="145" w:author="Li, Yijin" w:date="2024-12-11T12:45:00Z" w16du:dateUtc="2024-12-11T20:45:00Z">
        <w:r w:rsidR="00305D09" w:rsidRPr="00305D09">
          <w:t xml:space="preserve">In theory, HYPSTAT could be set up to </w:t>
        </w:r>
        <w:r w:rsidR="00305D09">
          <w:t>run</w:t>
        </w:r>
        <w:r w:rsidR="00305D09" w:rsidRPr="00305D09">
          <w:t xml:space="preserve"> periods longer than a year, but this has not been tested.</w:t>
        </w:r>
      </w:ins>
      <w:ins w:id="146" w:author="Li, Yijin" w:date="2024-12-11T12:46:00Z" w16du:dateUtc="2024-12-11T20:46:00Z">
        <w:r w:rsidR="00305D09">
          <w:t xml:space="preserve"> </w:t>
        </w:r>
      </w:ins>
      <w:del w:id="147" w:author="Li, Yijin" w:date="2024-12-11T12:45:00Z" w16du:dateUtc="2024-12-11T20:45:00Z">
        <w:r w:rsidDel="00305D09">
          <w:delText>In theory, it could be set up to run for more than a year, but this has not been tested.</w:delText>
        </w:r>
      </w:del>
    </w:p>
    <w:p w14:paraId="20DA3422" w14:textId="794491C0" w:rsidR="008B044E" w:rsidRDefault="008B044E" w:rsidP="00865886">
      <w:pPr>
        <w:pStyle w:val="NRELBodyText"/>
      </w:pPr>
      <w:r>
        <w:t>While HYPSTAT is inherently flexible for the scope and scale of the systems it represents, we recommend limiting the scope to roughly these ranges</w:t>
      </w:r>
      <w:ins w:id="148" w:author="Li, Yijin" w:date="2024-12-11T12:46:00Z" w16du:dateUtc="2024-12-11T20:46:00Z">
        <w:r w:rsidR="00305D09">
          <w:t xml:space="preserve"> </w:t>
        </w:r>
      </w:ins>
      <w:ins w:id="149" w:author="Li, Yijin" w:date="2024-12-11T12:48:00Z" w16du:dateUtc="2024-12-11T20:48:00Z">
        <w:r w:rsidR="00305D09" w:rsidRPr="00305D09">
          <w:t xml:space="preserve">for a single HYPSTAT run. However, multiple runs can be submitted either in parallel </w:t>
        </w:r>
        <w:r w:rsidR="00305D09">
          <w:t xml:space="preserve">or consecutively </w:t>
        </w:r>
        <w:r w:rsidR="00305D09" w:rsidRPr="00305D09">
          <w:t>for a comprehensive study of the desired scenarios</w:t>
        </w:r>
      </w:ins>
      <w:r>
        <w:t>:</w:t>
      </w:r>
    </w:p>
    <w:tbl>
      <w:tblPr>
        <w:tblW w:w="0" w:type="auto"/>
        <w:jc w:val="center"/>
        <w:tblBorders>
          <w:top w:val="single" w:sz="8" w:space="0" w:color="4F81BD"/>
          <w:bottom w:val="single" w:sz="8" w:space="0" w:color="4F81BD"/>
        </w:tblBorders>
        <w:tblLook w:val="04A0" w:firstRow="1" w:lastRow="0" w:firstColumn="1" w:lastColumn="0" w:noHBand="0" w:noVBand="1"/>
      </w:tblPr>
      <w:tblGrid>
        <w:gridCol w:w="2207"/>
        <w:gridCol w:w="5551"/>
      </w:tblGrid>
      <w:tr w:rsidR="006D71EB" w:rsidRPr="005F00E1" w14:paraId="4452D33B" w14:textId="77777777" w:rsidTr="00C2200E">
        <w:trPr>
          <w:cantSplit/>
          <w:tblHeader/>
          <w:jc w:val="center"/>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tcPr>
          <w:p w14:paraId="2F82033F" w14:textId="027A76F3" w:rsidR="006D71EB" w:rsidRPr="00AC7215" w:rsidRDefault="006D71EB" w:rsidP="006D71EB">
            <w:pPr>
              <w:pStyle w:val="NRELTableHeader"/>
            </w:pPr>
            <w:r w:rsidRPr="009B463A">
              <w:t>Technology/input</w:t>
            </w:r>
          </w:p>
        </w:tc>
        <w:tc>
          <w:tcPr>
            <w:tcW w:w="5551" w:type="dxa"/>
            <w:tcBorders>
              <w:top w:val="single" w:sz="4" w:space="0" w:color="808080" w:themeColor="background1" w:themeShade="80"/>
              <w:left w:val="nil"/>
              <w:bottom w:val="single" w:sz="4" w:space="0" w:color="808080" w:themeColor="background1" w:themeShade="80"/>
              <w:right w:val="nil"/>
            </w:tcBorders>
            <w:shd w:val="clear" w:color="auto" w:fill="auto"/>
          </w:tcPr>
          <w:p w14:paraId="29C34C4C" w14:textId="2AF01429" w:rsidR="006D71EB" w:rsidRPr="005F00E1" w:rsidRDefault="006D71EB" w:rsidP="006D71EB">
            <w:pPr>
              <w:pStyle w:val="NRELTableHeader"/>
            </w:pPr>
            <w:r w:rsidRPr="009B463A">
              <w:t>Suggested scope</w:t>
            </w:r>
          </w:p>
        </w:tc>
      </w:tr>
      <w:tr w:rsidR="006D71EB" w:rsidRPr="00B0500D" w14:paraId="71B85204" w14:textId="77777777" w:rsidTr="00C2200E">
        <w:trPr>
          <w:jc w:val="center"/>
        </w:trPr>
        <w:tc>
          <w:tcPr>
            <w:tcW w:w="0" w:type="auto"/>
            <w:tcBorders>
              <w:top w:val="single" w:sz="4" w:space="0" w:color="808080" w:themeColor="background1" w:themeShade="80"/>
              <w:left w:val="nil"/>
              <w:right w:val="nil"/>
            </w:tcBorders>
            <w:shd w:val="clear" w:color="auto" w:fill="D3DFEE"/>
          </w:tcPr>
          <w:p w14:paraId="387E4D2F" w14:textId="225D8B1C" w:rsidR="006D71EB" w:rsidRPr="00B0500D" w:rsidRDefault="006D71EB" w:rsidP="006D71EB">
            <w:pPr>
              <w:pStyle w:val="NRELTableContent"/>
            </w:pPr>
            <w:r w:rsidRPr="009B463A">
              <w:t>Nodes</w:t>
            </w:r>
          </w:p>
        </w:tc>
        <w:tc>
          <w:tcPr>
            <w:tcW w:w="5551" w:type="dxa"/>
            <w:tcBorders>
              <w:top w:val="single" w:sz="4" w:space="0" w:color="808080" w:themeColor="background1" w:themeShade="80"/>
              <w:left w:val="nil"/>
              <w:right w:val="nil"/>
            </w:tcBorders>
            <w:shd w:val="clear" w:color="auto" w:fill="D3DFEE"/>
          </w:tcPr>
          <w:p w14:paraId="6063DA3D" w14:textId="37710B43" w:rsidR="006D71EB" w:rsidRPr="00B0500D" w:rsidRDefault="006D71EB" w:rsidP="006D71EB">
            <w:pPr>
              <w:pStyle w:val="NRELTableContent"/>
            </w:pPr>
            <w:r w:rsidRPr="009B463A">
              <w:t>5-15 nodes</w:t>
            </w:r>
          </w:p>
        </w:tc>
      </w:tr>
      <w:tr w:rsidR="006D71EB" w:rsidRPr="00B0500D" w14:paraId="382DA1D1" w14:textId="77777777" w:rsidTr="00C2200E">
        <w:trPr>
          <w:jc w:val="center"/>
        </w:trPr>
        <w:tc>
          <w:tcPr>
            <w:tcW w:w="0" w:type="auto"/>
            <w:tcBorders>
              <w:right w:val="nil"/>
            </w:tcBorders>
            <w:shd w:val="clear" w:color="auto" w:fill="auto"/>
          </w:tcPr>
          <w:p w14:paraId="307FD691" w14:textId="06C9EB93" w:rsidR="006D71EB" w:rsidRPr="00E53011" w:rsidRDefault="006D71EB" w:rsidP="006D71EB">
            <w:pPr>
              <w:pStyle w:val="NRELTableContent"/>
              <w:rPr>
                <w:sz w:val="18"/>
                <w:szCs w:val="18"/>
              </w:rPr>
            </w:pPr>
            <w:r w:rsidRPr="009B463A">
              <w:t>Links</w:t>
            </w:r>
          </w:p>
        </w:tc>
        <w:tc>
          <w:tcPr>
            <w:tcW w:w="5551" w:type="dxa"/>
            <w:tcBorders>
              <w:left w:val="nil"/>
            </w:tcBorders>
            <w:shd w:val="clear" w:color="auto" w:fill="auto"/>
          </w:tcPr>
          <w:p w14:paraId="33575391" w14:textId="0B5F1EE7" w:rsidR="006D71EB" w:rsidRPr="00E53011" w:rsidRDefault="006D71EB" w:rsidP="006D71EB">
            <w:pPr>
              <w:pStyle w:val="NRELTableContent"/>
              <w:rPr>
                <w:sz w:val="18"/>
                <w:szCs w:val="18"/>
              </w:rPr>
            </w:pPr>
            <w:r w:rsidRPr="009B463A">
              <w:t>10-30 links</w:t>
            </w:r>
          </w:p>
        </w:tc>
      </w:tr>
      <w:tr w:rsidR="006D71EB" w:rsidRPr="00B0500D" w14:paraId="0F7A058E" w14:textId="77777777" w:rsidTr="00C2200E">
        <w:trPr>
          <w:jc w:val="center"/>
        </w:trPr>
        <w:tc>
          <w:tcPr>
            <w:tcW w:w="0" w:type="auto"/>
            <w:tcBorders>
              <w:right w:val="nil"/>
            </w:tcBorders>
            <w:shd w:val="clear" w:color="auto" w:fill="DBE5F1" w:themeFill="accent1" w:themeFillTint="33"/>
          </w:tcPr>
          <w:p w14:paraId="4031532C" w14:textId="5B3135BE" w:rsidR="006D71EB" w:rsidRPr="00E53011" w:rsidRDefault="006D71EB" w:rsidP="006D71EB">
            <w:pPr>
              <w:pStyle w:val="NRELTableContent"/>
              <w:rPr>
                <w:sz w:val="18"/>
                <w:szCs w:val="18"/>
              </w:rPr>
            </w:pPr>
            <w:r w:rsidRPr="009B463A">
              <w:t>Renewable production</w:t>
            </w:r>
          </w:p>
        </w:tc>
        <w:tc>
          <w:tcPr>
            <w:tcW w:w="5551" w:type="dxa"/>
            <w:tcBorders>
              <w:left w:val="nil"/>
            </w:tcBorders>
            <w:shd w:val="clear" w:color="auto" w:fill="DBE5F1" w:themeFill="accent1" w:themeFillTint="33"/>
          </w:tcPr>
          <w:p w14:paraId="3F5087E4" w14:textId="09E7B236" w:rsidR="006D71EB" w:rsidRPr="00E53011" w:rsidRDefault="006D71EB" w:rsidP="006D71EB">
            <w:pPr>
              <w:pStyle w:val="NRELTableContent"/>
              <w:rPr>
                <w:sz w:val="18"/>
                <w:szCs w:val="18"/>
              </w:rPr>
            </w:pPr>
            <w:r w:rsidRPr="009B463A">
              <w:t>3-5 technologies with 1-3 tranches per technology and node</w:t>
            </w:r>
          </w:p>
        </w:tc>
      </w:tr>
      <w:tr w:rsidR="006D71EB" w:rsidRPr="00B0500D" w14:paraId="6C1EB93E" w14:textId="77777777" w:rsidTr="00C2200E">
        <w:trPr>
          <w:jc w:val="center"/>
        </w:trPr>
        <w:tc>
          <w:tcPr>
            <w:tcW w:w="0" w:type="auto"/>
            <w:tcBorders>
              <w:right w:val="nil"/>
            </w:tcBorders>
            <w:shd w:val="clear" w:color="auto" w:fill="auto"/>
          </w:tcPr>
          <w:p w14:paraId="7C1D8FA0" w14:textId="18AC8295" w:rsidR="006D71EB" w:rsidRPr="00E53011" w:rsidRDefault="006D71EB" w:rsidP="006D71EB">
            <w:pPr>
              <w:pStyle w:val="NRELTableContent"/>
              <w:rPr>
                <w:sz w:val="18"/>
                <w:szCs w:val="18"/>
              </w:rPr>
            </w:pPr>
            <w:r w:rsidRPr="009B463A">
              <w:t>Hydrogen storage</w:t>
            </w:r>
          </w:p>
        </w:tc>
        <w:tc>
          <w:tcPr>
            <w:tcW w:w="5551" w:type="dxa"/>
            <w:tcBorders>
              <w:left w:val="nil"/>
            </w:tcBorders>
            <w:shd w:val="clear" w:color="auto" w:fill="auto"/>
          </w:tcPr>
          <w:p w14:paraId="151BF1FA" w14:textId="2D1A541D" w:rsidR="006D71EB" w:rsidRPr="00E53011" w:rsidRDefault="006D71EB" w:rsidP="006D71EB">
            <w:pPr>
              <w:pStyle w:val="NRELTableContent"/>
              <w:rPr>
                <w:sz w:val="18"/>
                <w:szCs w:val="18"/>
              </w:rPr>
            </w:pPr>
            <w:r w:rsidRPr="009B463A">
              <w:t>2-4 technologies</w:t>
            </w:r>
          </w:p>
        </w:tc>
      </w:tr>
      <w:tr w:rsidR="006D71EB" w:rsidRPr="00B0500D" w14:paraId="5D9C67A8" w14:textId="77777777" w:rsidTr="00C2200E">
        <w:trPr>
          <w:jc w:val="center"/>
        </w:trPr>
        <w:tc>
          <w:tcPr>
            <w:tcW w:w="0" w:type="auto"/>
            <w:tcBorders>
              <w:right w:val="nil"/>
            </w:tcBorders>
            <w:shd w:val="clear" w:color="auto" w:fill="DBE5F1" w:themeFill="accent1" w:themeFillTint="33"/>
          </w:tcPr>
          <w:p w14:paraId="472F46F5" w14:textId="0176A992" w:rsidR="006D71EB" w:rsidRPr="00B0500D" w:rsidRDefault="006D71EB" w:rsidP="006D71EB">
            <w:pPr>
              <w:pStyle w:val="NRELTableContent"/>
            </w:pPr>
            <w:r w:rsidRPr="009B463A">
              <w:t>Time period</w:t>
            </w:r>
          </w:p>
        </w:tc>
        <w:tc>
          <w:tcPr>
            <w:tcW w:w="5551" w:type="dxa"/>
            <w:tcBorders>
              <w:left w:val="nil"/>
            </w:tcBorders>
            <w:shd w:val="clear" w:color="auto" w:fill="DBE5F1" w:themeFill="accent1" w:themeFillTint="33"/>
          </w:tcPr>
          <w:p w14:paraId="7FA6548B" w14:textId="77777777" w:rsidR="006D71EB" w:rsidRDefault="006D71EB" w:rsidP="006D71EB">
            <w:pPr>
              <w:pStyle w:val="NRELTableContent"/>
            </w:pPr>
            <w:r w:rsidRPr="009B463A">
              <w:t>Coarse resolution: ~daily</w:t>
            </w:r>
          </w:p>
          <w:p w14:paraId="7BC2073B" w14:textId="2B065CF9" w:rsidR="006D71EB" w:rsidRPr="00B0500D" w:rsidRDefault="006D71EB" w:rsidP="006D71EB">
            <w:pPr>
              <w:pStyle w:val="NRELTableContent"/>
            </w:pPr>
            <w:r w:rsidRPr="009B463A">
              <w:t>Fine resolution: 1-4 hourly</w:t>
            </w:r>
          </w:p>
        </w:tc>
      </w:tr>
      <w:tr w:rsidR="006D71EB" w:rsidRPr="00B0500D" w14:paraId="01295228" w14:textId="77777777" w:rsidTr="00C2200E">
        <w:trPr>
          <w:jc w:val="center"/>
        </w:trPr>
        <w:tc>
          <w:tcPr>
            <w:tcW w:w="0" w:type="auto"/>
            <w:tcBorders>
              <w:left w:val="nil"/>
              <w:right w:val="nil"/>
            </w:tcBorders>
            <w:shd w:val="clear" w:color="auto" w:fill="FFFFFF" w:themeFill="background1"/>
          </w:tcPr>
          <w:p w14:paraId="5441705F" w14:textId="3EA15C37" w:rsidR="006D71EB" w:rsidRPr="00B0500D" w:rsidRDefault="006D71EB" w:rsidP="006D71EB">
            <w:pPr>
              <w:pStyle w:val="NRELTableContent"/>
            </w:pPr>
            <w:r w:rsidRPr="00A52032">
              <w:t>Time window</w:t>
            </w:r>
          </w:p>
        </w:tc>
        <w:tc>
          <w:tcPr>
            <w:tcW w:w="5551" w:type="dxa"/>
            <w:tcBorders>
              <w:left w:val="nil"/>
              <w:right w:val="nil"/>
            </w:tcBorders>
            <w:shd w:val="clear" w:color="auto" w:fill="FFFFFF" w:themeFill="background1"/>
          </w:tcPr>
          <w:p w14:paraId="6D80CC45" w14:textId="4F5B6CE4" w:rsidR="006D71EB" w:rsidRPr="00B0500D" w:rsidRDefault="006D71EB" w:rsidP="006D71EB">
            <w:pPr>
              <w:pStyle w:val="NRELTableContent"/>
            </w:pPr>
            <w:r>
              <w:t>1 year</w:t>
            </w:r>
          </w:p>
        </w:tc>
      </w:tr>
    </w:tbl>
    <w:p w14:paraId="34735A0D" w14:textId="77777777" w:rsidR="008B044E" w:rsidRDefault="008B044E" w:rsidP="008B044E"/>
    <w:p w14:paraId="4852702D" w14:textId="77777777" w:rsidR="008B044E" w:rsidRDefault="008B044E" w:rsidP="00865886">
      <w:pPr>
        <w:pStyle w:val="NRELBodyText"/>
      </w:pPr>
      <w:r>
        <w:t xml:space="preserve">In our experience, models formulated within these bounds solve on the scale of hours or less using a high-performance computing system and a good solver (e.g., </w:t>
      </w:r>
      <w:proofErr w:type="spellStart"/>
      <w:r>
        <w:t>Gurobi</w:t>
      </w:r>
      <w:proofErr w:type="spellEnd"/>
      <w:r>
        <w:t>). HYPSTAT could easily represent a smaller system, which may solve even faster. HYPSTAT could represent a larger system, but this has the potential to create very long and impractical solve times. Note that there are also many inherent design parameters of the system that can be independent of system size that may affect solve times (often related to the ease of meeting demand: for example, a system with significant flexible imports typically solves much faster than the same system when imports are restricted). Depending on these factors, a system in the above size/scope ranges could solve much faster or slower than expected.</w:t>
      </w:r>
    </w:p>
    <w:p w14:paraId="1A16ED7F" w14:textId="2AA4303C" w:rsidR="004C4118" w:rsidRDefault="004C4118" w:rsidP="004C4118">
      <w:pPr>
        <w:pStyle w:val="NRELHead02Numbered"/>
      </w:pPr>
      <w:bookmarkStart w:id="150" w:name="_Toc179465216"/>
      <w:r>
        <w:lastRenderedPageBreak/>
        <w:t>Workflow</w:t>
      </w:r>
      <w:bookmarkEnd w:id="150"/>
    </w:p>
    <w:p w14:paraId="14048BB3" w14:textId="77777777" w:rsidR="00173127" w:rsidRDefault="00173127" w:rsidP="00173127">
      <w:pPr>
        <w:pStyle w:val="NRELBodyText"/>
      </w:pPr>
      <w:r>
        <w:t>From a high level, the HYPSTAT code base works in three primary steps: input handling/collection, model formulation/solving, and output writing. The code base is primarily contained in the file ‘model_object.py’, with some helper functions imported from ‘model_functions.py’. These steps are organized into a single class ‘HYPSTAT’; an instance of the HYPSTAT class is used to load and run the model.</w:t>
      </w:r>
    </w:p>
    <w:p w14:paraId="21B787B0" w14:textId="782EF1F9" w:rsidR="00173127" w:rsidRPr="00653613" w:rsidRDefault="00173127" w:rsidP="00173127">
      <w:pPr>
        <w:pStyle w:val="NRELBodyText"/>
      </w:pPr>
      <w:r>
        <w:t xml:space="preserve">HYPSTAT’s default way of solving a problem involves a two-step process which </w:t>
      </w:r>
      <w:del w:id="151" w:author="Li, Yijin" w:date="2024-12-11T16:23:00Z" w16du:dateUtc="2024-12-12T00:23:00Z">
        <w:r w:rsidDel="00130A0B">
          <w:delText xml:space="preserve">actually </w:delText>
        </w:r>
      </w:del>
      <w:r>
        <w:t>loads and solves the model twice (more description below). In this case, the output writing step is only performed after the second solve.</w:t>
      </w:r>
    </w:p>
    <w:p w14:paraId="18DD27B5" w14:textId="6CF8F4FB" w:rsidR="00173127" w:rsidRPr="00173127" w:rsidRDefault="00173127" w:rsidP="00173127">
      <w:pPr>
        <w:pStyle w:val="NRELHead03Numbered"/>
      </w:pPr>
      <w:bookmarkStart w:id="152" w:name="_Toc179465217"/>
      <w:r w:rsidRPr="00173127">
        <w:t xml:space="preserve">Input </w:t>
      </w:r>
      <w:r w:rsidR="007524E3">
        <w:t>H</w:t>
      </w:r>
      <w:r w:rsidRPr="00173127">
        <w:t>andling</w:t>
      </w:r>
      <w:bookmarkEnd w:id="152"/>
    </w:p>
    <w:p w14:paraId="77490A24" w14:textId="77777777" w:rsidR="00173127" w:rsidRDefault="00173127" w:rsidP="00173127">
      <w:pPr>
        <w:pStyle w:val="NRELBodyText"/>
      </w:pPr>
      <w:r>
        <w:t xml:space="preserve">When creating a HYPSTAT class, the user specifies a file path for a YAML file that contains the controls and inputs (or paths to various input files) for the scenario being modeled. See the </w:t>
      </w:r>
      <w:r w:rsidRPr="007524E3">
        <w:rPr>
          <w:b/>
          <w:bCs/>
          <w:highlight w:val="yellow"/>
        </w:rPr>
        <w:t>Inputs</w:t>
      </w:r>
      <w:r>
        <w:t xml:space="preserve"> section below for more detail. The user calls the ‘</w:t>
      </w:r>
      <w:proofErr w:type="spellStart"/>
      <w:r>
        <w:t>load_inputs</w:t>
      </w:r>
      <w:proofErr w:type="spellEnd"/>
      <w:r>
        <w:t>’ method of the class to read in the proper inputs from the YAML and relevant files and process them into appropriate inputs for HYPSTAT. Some of the key processing steps that occur are:</w:t>
      </w:r>
    </w:p>
    <w:p w14:paraId="4816FA8B" w14:textId="77777777" w:rsidR="00173127" w:rsidRDefault="00173127" w:rsidP="00173127">
      <w:pPr>
        <w:pStyle w:val="NRELBullet01"/>
      </w:pPr>
      <w:r>
        <w:t>Input values for CAPEX are annuitized using WACC and recovery times (also specified in the inputs) and combined with fixed OPEX to develop annual costs that are incurred per unit of capacity for each relevant technology.</w:t>
      </w:r>
    </w:p>
    <w:p w14:paraId="34967CE4" w14:textId="28BA5224" w:rsidR="00173127" w:rsidRDefault="00173127" w:rsidP="00173127">
      <w:pPr>
        <w:pStyle w:val="NRELBullet01"/>
      </w:pPr>
      <w:r>
        <w:t>The electricity generation and hydrogen storage technologies</w:t>
      </w:r>
      <w:ins w:id="153" w:author="Li, Yijin" w:date="2024-12-11T16:25:00Z" w16du:dateUtc="2024-12-12T00:25:00Z">
        <w:r w:rsidR="00130A0B">
          <w:t xml:space="preserve"> </w:t>
        </w:r>
      </w:ins>
      <w:del w:id="154" w:author="Li, Yijin" w:date="2024-12-11T16:25:00Z" w16du:dateUtc="2024-12-12T00:25:00Z">
        <w:r w:rsidDel="00130A0B">
          <w:delText xml:space="preserve"> which are considered </w:delText>
        </w:r>
      </w:del>
      <w:r>
        <w:t>can be specified in the YAML file, but if they are not, the model infers these technologies based on the technologies listed in the relevant cost input files.</w:t>
      </w:r>
    </w:p>
    <w:p w14:paraId="0C41FADE" w14:textId="77777777" w:rsidR="00173127" w:rsidRDefault="00173127" w:rsidP="00173127">
      <w:pPr>
        <w:pStyle w:val="NRELBullet01"/>
      </w:pPr>
      <w:r>
        <w:t>HYPSTAT calculates appropriate OPEX for pipeline and truck transmission for each link based on input costs and link distances.</w:t>
      </w:r>
    </w:p>
    <w:p w14:paraId="5A41C76D" w14:textId="77777777" w:rsidR="00173127" w:rsidRDefault="00173127" w:rsidP="00173127">
      <w:pPr>
        <w:pStyle w:val="NRELBullet01"/>
      </w:pPr>
      <w:r>
        <w:t xml:space="preserve">Relevant quantities (annual costs, import and export limits) are scaled based on the length of the model window (for </w:t>
      </w:r>
      <w:proofErr w:type="gramStart"/>
      <w:r>
        <w:t>runs</w:t>
      </w:r>
      <w:proofErr w:type="gramEnd"/>
      <w:r>
        <w:t xml:space="preserve"> more or less than one year: e.g., for a 6-month model window, technologies should only incur half of their annual costs in the objective function).</w:t>
      </w:r>
    </w:p>
    <w:p w14:paraId="288C83F4" w14:textId="77777777" w:rsidR="00173127" w:rsidRDefault="00173127" w:rsidP="00173127">
      <w:pPr>
        <w:pStyle w:val="NRELBullet01"/>
      </w:pPr>
      <w:r>
        <w:t xml:space="preserve">HYPSTAT updates the time resolution of relevant time-based parameters (e.g., renewable generation profiles, hydrogen demand) if the model resolution does not match the input resolution. </w:t>
      </w:r>
      <w:r>
        <w:rPr>
          <w:b/>
          <w:bCs/>
        </w:rPr>
        <w:t xml:space="preserve">Note: the model cannot </w:t>
      </w:r>
      <w:r w:rsidRPr="00E77FB0">
        <w:rPr>
          <w:b/>
          <w:bCs/>
        </w:rPr>
        <w:t>up sample input data, but it can down sample them</w:t>
      </w:r>
      <w:r>
        <w:rPr>
          <w:b/>
          <w:bCs/>
        </w:rPr>
        <w:t xml:space="preserve">. This can be useful, e.g., to have </w:t>
      </w:r>
      <w:proofErr w:type="gramStart"/>
      <w:r>
        <w:rPr>
          <w:b/>
          <w:bCs/>
        </w:rPr>
        <w:t>inputs</w:t>
      </w:r>
      <w:proofErr w:type="gramEnd"/>
      <w:r>
        <w:rPr>
          <w:b/>
          <w:bCs/>
        </w:rPr>
        <w:t xml:space="preserve"> specified hourly but easy ability to change the model to coarser resolution (e.g., 2-hourly) to achieve a faster solve time.</w:t>
      </w:r>
    </w:p>
    <w:p w14:paraId="2103E6EE" w14:textId="12F3D8EA" w:rsidR="00173127" w:rsidRPr="007524E3" w:rsidRDefault="00173127" w:rsidP="00173127">
      <w:pPr>
        <w:pStyle w:val="NRELBullet01"/>
      </w:pPr>
      <w:r>
        <w:t xml:space="preserve">If relevant, pipeline locations are restricted based on results from a previous model iteration (see </w:t>
      </w:r>
      <w:r w:rsidRPr="00173127">
        <w:rPr>
          <w:highlight w:val="yellow"/>
        </w:rPr>
        <w:t>Recommended Two-Step Solve</w:t>
      </w:r>
      <w:r>
        <w:t xml:space="preserve"> below).</w:t>
      </w:r>
    </w:p>
    <w:p w14:paraId="2DBEE98A" w14:textId="73B94E28" w:rsidR="00173127" w:rsidRPr="007524E3" w:rsidRDefault="00173127" w:rsidP="007524E3">
      <w:pPr>
        <w:pStyle w:val="NRELHead03Numbered"/>
      </w:pPr>
      <w:bookmarkStart w:id="155" w:name="_Toc179465218"/>
      <w:r w:rsidRPr="007524E3">
        <w:t xml:space="preserve">Model </w:t>
      </w:r>
      <w:r w:rsidR="007524E3">
        <w:t>F</w:t>
      </w:r>
      <w:r w:rsidRPr="007524E3">
        <w:t>ormulation</w:t>
      </w:r>
      <w:bookmarkEnd w:id="155"/>
    </w:p>
    <w:p w14:paraId="242EBFD0" w14:textId="211721C1" w:rsidR="00173127" w:rsidRPr="007524E3" w:rsidRDefault="00173127" w:rsidP="007524E3">
      <w:pPr>
        <w:pStyle w:val="NRELBodyText"/>
      </w:pPr>
      <w:r>
        <w:t xml:space="preserve">Model formulation is broken into two steps in HYPSTAT. First, the model loads index sets, parameters, and variables into the </w:t>
      </w:r>
      <w:proofErr w:type="spellStart"/>
      <w:r>
        <w:t>Pyomo</w:t>
      </w:r>
      <w:proofErr w:type="spellEnd"/>
      <w:r>
        <w:t xml:space="preserve"> optimization formulation via the </w:t>
      </w:r>
      <w:proofErr w:type="spellStart"/>
      <w:r>
        <w:t>load_model</w:t>
      </w:r>
      <w:proofErr w:type="spellEnd"/>
      <w:r>
        <w:t xml:space="preserve"> method. Next, HYPSTAT formulates the optimization problem with appropriate constraints and the objective function via the </w:t>
      </w:r>
      <w:proofErr w:type="spellStart"/>
      <w:r>
        <w:t>load_constraints</w:t>
      </w:r>
      <w:proofErr w:type="spellEnd"/>
      <w:r>
        <w:t xml:space="preserve"> method. From a high level, the constraints define the behavior of generation, production, storage, and transmission technologies based on physical principles, input constraints, and mass balances. The constraints also ensure that hydrogen </w:t>
      </w:r>
      <w:r>
        <w:lastRenderedPageBreak/>
        <w:t>demand is met, either rigidly or flexibly. The objective function represents the costs incurred by the system design and operation and is minimized. See the detailed model formulation for more information on the design and purpose of specific constraints and the objective function.</w:t>
      </w:r>
    </w:p>
    <w:p w14:paraId="308150CD" w14:textId="67F23E80" w:rsidR="00173127" w:rsidRPr="007524E3" w:rsidRDefault="00173127" w:rsidP="007524E3">
      <w:pPr>
        <w:pStyle w:val="NRELHead03Numbered"/>
      </w:pPr>
      <w:bookmarkStart w:id="156" w:name="_Toc179465219"/>
      <w:r w:rsidRPr="007524E3">
        <w:t xml:space="preserve">Solving the </w:t>
      </w:r>
      <w:r w:rsidR="007524E3">
        <w:t>M</w:t>
      </w:r>
      <w:r w:rsidRPr="007524E3">
        <w:t>odel</w:t>
      </w:r>
      <w:bookmarkEnd w:id="156"/>
    </w:p>
    <w:p w14:paraId="6C0591D3" w14:textId="77777777" w:rsidR="00173127" w:rsidRDefault="00173127" w:rsidP="007524E3">
      <w:pPr>
        <w:pStyle w:val="NRELBodyText"/>
      </w:pPr>
      <w:r>
        <w:t xml:space="preserve">The model solves via the </w:t>
      </w:r>
      <w:proofErr w:type="spellStart"/>
      <w:r>
        <w:t>solve_model</w:t>
      </w:r>
      <w:proofErr w:type="spellEnd"/>
      <w:r>
        <w:t xml:space="preserve"> method. This method is passed a string identifier for the solver which determines which solver </w:t>
      </w:r>
      <w:proofErr w:type="spellStart"/>
      <w:r>
        <w:t>Pyomo</w:t>
      </w:r>
      <w:proofErr w:type="spellEnd"/>
      <w:r>
        <w:t xml:space="preserve"> tries to use to solve the optimization problem. Currently, only GLPK and </w:t>
      </w:r>
      <w:proofErr w:type="spellStart"/>
      <w:r>
        <w:t>Gurobi</w:t>
      </w:r>
      <w:proofErr w:type="spellEnd"/>
      <w:r>
        <w:t xml:space="preserve"> are supported, but we encourage users to simply program their own lines or edit how the </w:t>
      </w:r>
      <w:proofErr w:type="spellStart"/>
      <w:r>
        <w:t>Pyomo</w:t>
      </w:r>
      <w:proofErr w:type="spellEnd"/>
      <w:r>
        <w:t xml:space="preserve"> </w:t>
      </w:r>
      <w:proofErr w:type="spellStart"/>
      <w:r>
        <w:t>SolverFactory</w:t>
      </w:r>
      <w:proofErr w:type="spellEnd"/>
      <w:r>
        <w:t xml:space="preserve"> object is created to use the solver of their choice.</w:t>
      </w:r>
    </w:p>
    <w:p w14:paraId="2CB84530" w14:textId="77777777" w:rsidR="00173127" w:rsidRDefault="00173127" w:rsidP="007524E3">
      <w:pPr>
        <w:pStyle w:val="NRELBodyText"/>
      </w:pPr>
      <w:r>
        <w:t xml:space="preserve">A key parameter which is passed to the </w:t>
      </w:r>
      <w:proofErr w:type="spellStart"/>
      <w:r>
        <w:t>load_inputs</w:t>
      </w:r>
      <w:proofErr w:type="spellEnd"/>
      <w:r>
        <w:t xml:space="preserve">, </w:t>
      </w:r>
      <w:proofErr w:type="spellStart"/>
      <w:r>
        <w:t>load_model</w:t>
      </w:r>
      <w:proofErr w:type="spellEnd"/>
      <w:r>
        <w:t xml:space="preserve">, </w:t>
      </w:r>
      <w:proofErr w:type="spellStart"/>
      <w:r>
        <w:t>load_constraints</w:t>
      </w:r>
      <w:proofErr w:type="spellEnd"/>
      <w:r>
        <w:t xml:space="preserve">, and </w:t>
      </w:r>
      <w:proofErr w:type="spellStart"/>
      <w:r>
        <w:t>solve_model</w:t>
      </w:r>
      <w:proofErr w:type="spellEnd"/>
      <w:r>
        <w:t xml:space="preserve"> methods is the </w:t>
      </w:r>
      <w:proofErr w:type="spellStart"/>
      <w:r>
        <w:t>boolean</w:t>
      </w:r>
      <w:proofErr w:type="spellEnd"/>
      <w:r>
        <w:t xml:space="preserve"> parameter ‘</w:t>
      </w:r>
      <w:proofErr w:type="spellStart"/>
      <w:r>
        <w:t>optimize_</w:t>
      </w:r>
      <w:proofErr w:type="gramStart"/>
      <w:r>
        <w:t>pipelines</w:t>
      </w:r>
      <w:proofErr w:type="spellEnd"/>
      <w:r>
        <w:t>’</w:t>
      </w:r>
      <w:proofErr w:type="gramEnd"/>
      <w:r>
        <w:t xml:space="preserve">. This refers to </w:t>
      </w:r>
      <w:proofErr w:type="gramStart"/>
      <w:r>
        <w:t>whether or not</w:t>
      </w:r>
      <w:proofErr w:type="gramEnd"/>
      <w:r>
        <w:t xml:space="preserve"> the locations of pipelines are specifically optimized in the model from options specified in the inputs; or whether pipeline locations are fixed going into the model solve. Note that this only </w:t>
      </w:r>
      <w:proofErr w:type="gramStart"/>
      <w:r>
        <w:t>refers</w:t>
      </w:r>
      <w:proofErr w:type="gramEnd"/>
      <w:r>
        <w:t xml:space="preserve"> the locations of pipelines, i.e., where pipelines are and aren’t built—</w:t>
      </w:r>
      <w:r>
        <w:rPr>
          <w:b/>
          <w:bCs/>
        </w:rPr>
        <w:t>the sizes of the pipelines that are constructed are always optimized in HYPSTAT.</w:t>
      </w:r>
    </w:p>
    <w:p w14:paraId="34430DE4" w14:textId="77777777" w:rsidR="00173127" w:rsidRDefault="00173127" w:rsidP="007524E3">
      <w:pPr>
        <w:pStyle w:val="NRELBodyText"/>
      </w:pPr>
      <w:r>
        <w:t xml:space="preserve">If </w:t>
      </w:r>
      <w:proofErr w:type="spellStart"/>
      <w:r>
        <w:t>optimize_pipelines</w:t>
      </w:r>
      <w:proofErr w:type="spellEnd"/>
      <w:r>
        <w:t xml:space="preserve"> is set to True, HYPSTAT is formulated in its mixed-integer mode with a set of binary variables which represent </w:t>
      </w:r>
      <w:proofErr w:type="gramStart"/>
      <w:r>
        <w:t>whether or not</w:t>
      </w:r>
      <w:proofErr w:type="gramEnd"/>
      <w:r>
        <w:t xml:space="preserve"> a pipeline exists at each link. These binary variables are used to better capture the non-linearity of pipeline capital costs. However, they can complicate the model solve significantly and lead to much longer solve times.</w:t>
      </w:r>
    </w:p>
    <w:p w14:paraId="318FC09D" w14:textId="2EA105C8" w:rsidR="00173127" w:rsidRPr="001A1399" w:rsidRDefault="00173127" w:rsidP="007524E3">
      <w:pPr>
        <w:pStyle w:val="NRELBodyText"/>
      </w:pPr>
      <w:r>
        <w:t xml:space="preserve">If </w:t>
      </w:r>
      <w:proofErr w:type="spellStart"/>
      <w:r>
        <w:t>optimize_pipelines</w:t>
      </w:r>
      <w:proofErr w:type="spellEnd"/>
      <w:r>
        <w:t xml:space="preserve"> is set to False, HYPSTAT is formulated in its fully linear mode without these binary variables and every link incurs the fixed capital expense for building a pipeline there, regardless of whether a pipeline exists. Because of this, this cost is unavoidable and becomes a fixed adder on the objective function and has no impact on the optimization. (Note that this makes the value of the optimization function not accurately representative of total annual system costs in these cases.) Pipelines effectively only incur linearly-</w:t>
      </w:r>
      <w:proofErr w:type="gramStart"/>
      <w:r>
        <w:t>scaling</w:t>
      </w:r>
      <w:proofErr w:type="gramEnd"/>
      <w:r>
        <w:t xml:space="preserve"> capital and fixed operating costs from the variable size component. If pipeline locations are not properly constrained, this can result in impractically small pipelines which would be very expensive in reality, though HYPSTAT sees only a small fraction of their capital costs. However, the avoidance of binary variables allows for a fully linear formulation of the optimization problem which typically solves much faster. This mode is recommended if the user has a good idea of where pipelines should be built. It could also be used iteratively by successively restricting pipeline locations in the inputs where the optimal size identified by the model is below a certain threshold.</w:t>
      </w:r>
    </w:p>
    <w:p w14:paraId="72DD1A0E" w14:textId="228BF440" w:rsidR="00173127" w:rsidRPr="007524E3" w:rsidRDefault="00D42D47" w:rsidP="007524E3">
      <w:pPr>
        <w:pStyle w:val="NRELHead03Numbered"/>
      </w:pPr>
      <w:bookmarkStart w:id="157" w:name="_Toc179465220"/>
      <w:r>
        <w:t>Recommended Two-Step Solve Process</w:t>
      </w:r>
      <w:bookmarkEnd w:id="157"/>
    </w:p>
    <w:p w14:paraId="273D6ED1" w14:textId="77777777" w:rsidR="00173127" w:rsidRDefault="00173127" w:rsidP="00D60186">
      <w:pPr>
        <w:pStyle w:val="NRELBodyText"/>
      </w:pPr>
      <w:r>
        <w:t xml:space="preserve">For scenarios where the optimal location of pipelines is an important question, we have developed a recommended methodology and streamlined approach in HYPSTAT to address this while attempting to reduce solve times. We recommend loading and solving the model twice: first using a mixed-integer optimization with </w:t>
      </w:r>
      <w:proofErr w:type="spellStart"/>
      <w:r>
        <w:t>optimize_pipelines</w:t>
      </w:r>
      <w:proofErr w:type="spellEnd"/>
      <w:r>
        <w:t xml:space="preserve"> set to True but with a coarser time resolution—e.g., daily—then using a fully linear optimization with </w:t>
      </w:r>
      <w:proofErr w:type="spellStart"/>
      <w:r>
        <w:t>optimize_pipelines</w:t>
      </w:r>
      <w:proofErr w:type="spellEnd"/>
      <w:r>
        <w:t xml:space="preserve"> set to False with a finer time resolution, e.g., 1-2 hourly. The second optimization utilizes the locations of pipelines identified in the first optimization.</w:t>
      </w:r>
    </w:p>
    <w:p w14:paraId="7AD118C5" w14:textId="77777777" w:rsidR="00173127" w:rsidRDefault="00173127" w:rsidP="00D60186">
      <w:pPr>
        <w:pStyle w:val="NRELBodyText"/>
      </w:pPr>
      <w:r>
        <w:lastRenderedPageBreak/>
        <w:t xml:space="preserve">We find this approach to be effective for several reasons. Model solve time tends to increase dramatically and in a non-linear way with model complexity: e.g., making the time resolution twice as fine (roughly doubling the size of the model) typically results in much greater than 2x solve times. So, by simplifying the first optimization to a ~daily level, we achieve a 12-24x reduction in model size which dramatically reduces solve times. On an HPC system, these systems usually solve in a </w:t>
      </w:r>
      <w:r w:rsidRPr="00692C4D">
        <w:rPr>
          <w:highlight w:val="yellow"/>
        </w:rPr>
        <w:t>matter of minutes</w:t>
      </w:r>
      <w:r>
        <w:t xml:space="preserve"> even when formulated with binary variables. This coarser time resolution is acceptable for setting the location of pipelines, which don’t typically depend on intricacies of intra-day system dynamics. Then, using these locations, every other variable is reoptimized at a fine time resolution to properly capture detailed dynamics of production, flow, and storage. We have done brief tests of standalone </w:t>
      </w:r>
      <w:r>
        <w:rPr>
          <w:highlight w:val="yellow"/>
        </w:rPr>
        <w:t>mixed-integer</w:t>
      </w:r>
      <w:r w:rsidRPr="00327B7E">
        <w:rPr>
          <w:highlight w:val="yellow"/>
        </w:rPr>
        <w:t xml:space="preserve"> optimizations</w:t>
      </w:r>
      <w:r>
        <w:t xml:space="preserve"> and this two-step approach at the same time resolution and find both minimal differences between pipeline locations, at many resolutions, and minimal differences in overall system results between hi-res mixed-integer optimizations and this simplified two-step approach.</w:t>
      </w:r>
    </w:p>
    <w:p w14:paraId="7E302108" w14:textId="6FA0A319" w:rsidR="00173127" w:rsidRDefault="00173127" w:rsidP="00D60186">
      <w:pPr>
        <w:pStyle w:val="NRELBodyText"/>
      </w:pPr>
      <w:r>
        <w:t xml:space="preserve">The approach is coded into the model directly via the </w:t>
      </w:r>
      <w:proofErr w:type="spellStart"/>
      <w:r>
        <w:t>two_step_solve</w:t>
      </w:r>
      <w:proofErr w:type="spellEnd"/>
      <w:r>
        <w:t xml:space="preserve"> method. This method runs both iterations and retrieves the locations of pipelines using the </w:t>
      </w:r>
      <w:proofErr w:type="spellStart"/>
      <w:r>
        <w:t>Pipeline_Exists</w:t>
      </w:r>
      <w:proofErr w:type="spellEnd"/>
      <w:r>
        <w:t xml:space="preserve"> model variable between the first and second solve. These are passed to the second model solve during input loading via the </w:t>
      </w:r>
      <w:proofErr w:type="spellStart"/>
      <w:r>
        <w:t>Pipeline_Exists</w:t>
      </w:r>
      <w:proofErr w:type="spellEnd"/>
      <w:r>
        <w:t xml:space="preserve"> parameter of the </w:t>
      </w:r>
      <w:proofErr w:type="spellStart"/>
      <w:r>
        <w:t>load_inputs</w:t>
      </w:r>
      <w:proofErr w:type="spellEnd"/>
      <w:r>
        <w:t xml:space="preserve"> method. When this parameter is not None (its default), it overrides pipeline inputs to disallow any pipeline links that do not exist in the </w:t>
      </w:r>
      <w:proofErr w:type="spellStart"/>
      <w:r>
        <w:t>Pipeline_Exists</w:t>
      </w:r>
      <w:proofErr w:type="spellEnd"/>
      <w:r>
        <w:t xml:space="preserve"> parameter. (This parameter could be used outside of the two-step solve strategy as a Pandas Series with pipeline links for the index and values of 0 or 1 for if a pipeline is not constructed or constructed, if the user wanted to control pipeline locations for a solve with </w:t>
      </w:r>
      <w:proofErr w:type="spellStart"/>
      <w:r>
        <w:t>optimize_pipelines</w:t>
      </w:r>
      <w:proofErr w:type="spellEnd"/>
      <w:r>
        <w:t xml:space="preserve"> set to False without modifying underlying input parameters.) </w:t>
      </w:r>
    </w:p>
    <w:p w14:paraId="17702BD7" w14:textId="3F5500BA" w:rsidR="00173127" w:rsidRPr="00D60186" w:rsidRDefault="00173127" w:rsidP="00D60186">
      <w:pPr>
        <w:pStyle w:val="NRELHead03Numbered"/>
      </w:pPr>
      <w:bookmarkStart w:id="158" w:name="_Toc179465221"/>
      <w:r w:rsidRPr="00D60186">
        <w:t xml:space="preserve">Writing </w:t>
      </w:r>
      <w:r w:rsidR="00D60186">
        <w:t>O</w:t>
      </w:r>
      <w:r w:rsidRPr="00D60186">
        <w:t>utputs</w:t>
      </w:r>
      <w:bookmarkEnd w:id="158"/>
    </w:p>
    <w:p w14:paraId="454E9B5D" w14:textId="77777777" w:rsidR="00173127" w:rsidRPr="00937B3E" w:rsidRDefault="00173127" w:rsidP="00D60186">
      <w:pPr>
        <w:pStyle w:val="NRELBodyText"/>
      </w:pPr>
      <w:r>
        <w:t xml:space="preserve">After solving, the optimal result is contained in the </w:t>
      </w:r>
      <w:proofErr w:type="spellStart"/>
      <w:r>
        <w:t>Pyomo</w:t>
      </w:r>
      <w:proofErr w:type="spellEnd"/>
      <w:r>
        <w:t xml:space="preserve"> model object within the HYPSTAT object. These outputs can be written </w:t>
      </w:r>
      <w:proofErr w:type="gramStart"/>
      <w:r>
        <w:t>to</w:t>
      </w:r>
      <w:proofErr w:type="gramEnd"/>
      <w:r>
        <w:t xml:space="preserve"> a series of CSV files (described in the </w:t>
      </w:r>
      <w:r w:rsidRPr="00D60186">
        <w:rPr>
          <w:b/>
          <w:bCs/>
          <w:highlight w:val="yellow"/>
        </w:rPr>
        <w:t>Outputs</w:t>
      </w:r>
      <w:r>
        <w:t xml:space="preserve"> section) with the </w:t>
      </w:r>
      <w:proofErr w:type="spellStart"/>
      <w:r>
        <w:t>write_outputs</w:t>
      </w:r>
      <w:proofErr w:type="spellEnd"/>
      <w:r>
        <w:t xml:space="preserve"> method, which takes a path to a folder as an argument. If that folder does not exist, it will create it; if the folder does exist, HYPSTAT will ask the user if the results should overwrite contents in the folder, be written to a new directory specified by the </w:t>
      </w:r>
      <w:proofErr w:type="gramStart"/>
      <w:r>
        <w:t>user, or</w:t>
      </w:r>
      <w:proofErr w:type="gramEnd"/>
      <w:r>
        <w:t xml:space="preserve"> not written to any files.</w:t>
      </w:r>
    </w:p>
    <w:p w14:paraId="378C14BE" w14:textId="77777777" w:rsidR="00173127" w:rsidRPr="00173127" w:rsidRDefault="00173127" w:rsidP="00173127">
      <w:pPr>
        <w:pStyle w:val="NRELBodyText"/>
      </w:pPr>
    </w:p>
    <w:p w14:paraId="39F118F9" w14:textId="7894CF7C" w:rsidR="004C4118" w:rsidRDefault="004C4118" w:rsidP="004C4118">
      <w:pPr>
        <w:pStyle w:val="NRELHead02Numbered"/>
      </w:pPr>
      <w:bookmarkStart w:id="159" w:name="_Toc179465222"/>
      <w:proofErr w:type="gramStart"/>
      <w:r>
        <w:t>Inputs</w:t>
      </w:r>
      <w:bookmarkEnd w:id="159"/>
      <w:proofErr w:type="gramEnd"/>
    </w:p>
    <w:p w14:paraId="0399769A" w14:textId="6DAEDA52" w:rsidR="00DC1636" w:rsidRPr="00DC1636" w:rsidRDefault="00160A84" w:rsidP="00DC1636">
      <w:pPr>
        <w:pStyle w:val="NRELBodyText"/>
      </w:pPr>
      <w:r>
        <w:t xml:space="preserve">HYPSTAT inputs are contained in a YAML file with scenario information and a set of files containing detailed inputs for costs, demand and supply profiles, and network design. We recommend organizing the input files as shown in the Sample Case Study or similar, but </w:t>
      </w:r>
      <w:proofErr w:type="gramStart"/>
      <w:r>
        <w:t>ultimately</w:t>
      </w:r>
      <w:proofErr w:type="gramEnd"/>
      <w:r>
        <w:t xml:space="preserve"> they can be organized in any way as long as the file paths are correctly specified in the YAML file.</w:t>
      </w:r>
    </w:p>
    <w:p w14:paraId="73D10BE6" w14:textId="77777777" w:rsidR="006C2BF2" w:rsidRPr="006C2BF2" w:rsidRDefault="006C2BF2" w:rsidP="006C2BF2">
      <w:pPr>
        <w:pStyle w:val="NRELHead03Numbered"/>
      </w:pPr>
      <w:bookmarkStart w:id="160" w:name="_Toc179465223"/>
      <w:r w:rsidRPr="006C2BF2">
        <w:t>YAML File</w:t>
      </w:r>
      <w:bookmarkEnd w:id="160"/>
    </w:p>
    <w:p w14:paraId="35C265AD" w14:textId="77777777" w:rsidR="006C2BF2" w:rsidRDefault="006C2BF2" w:rsidP="006C2BF2">
      <w:pPr>
        <w:pStyle w:val="NRELBodyText"/>
      </w:pPr>
      <w:r>
        <w:t>A HYPSTAT scenario is ultimately defined by a YAML file that is provided to the HYPSTAT model class to load the scenario. The YAML file specifies high level scenario parameters and contains file paths to other individual files that make up scenario inputs.</w:t>
      </w:r>
    </w:p>
    <w:p w14:paraId="7DC35FB5" w14:textId="77777777" w:rsidR="006C2BF2" w:rsidRDefault="006C2BF2" w:rsidP="006C2BF2">
      <w:pPr>
        <w:pStyle w:val="NRELBodyText"/>
      </w:pPr>
      <w:r>
        <w:lastRenderedPageBreak/>
        <w:t>The YAML file should contain the following parameters:</w:t>
      </w:r>
    </w:p>
    <w:p w14:paraId="4B3B95FE" w14:textId="77777777" w:rsidR="006C2BF2" w:rsidRDefault="006C2BF2" w:rsidP="006C2BF2">
      <w:pPr>
        <w:pStyle w:val="NRELBullet01"/>
      </w:pPr>
      <w:proofErr w:type="spellStart"/>
      <w:r w:rsidRPr="00850DF7">
        <w:t>analysis_year</w:t>
      </w:r>
      <w:proofErr w:type="spellEnd"/>
      <w:r w:rsidRPr="00850DF7">
        <w:t xml:space="preserve"> (int): the year to be modeled. Used for ease of setting up analyses with multiple years (inputs can be formatted</w:t>
      </w:r>
      <w:r>
        <w:t xml:space="preserve"> to capture multiple years instead of needing entire sets of inputs for each year).</w:t>
      </w:r>
    </w:p>
    <w:p w14:paraId="47F61933" w14:textId="77777777" w:rsidR="006C2BF2" w:rsidRDefault="006C2BF2" w:rsidP="006C2BF2">
      <w:pPr>
        <w:pStyle w:val="NRELBullet01"/>
      </w:pPr>
      <w:r>
        <w:t>nodes (list): the list of nodes to be considered.</w:t>
      </w:r>
    </w:p>
    <w:p w14:paraId="473190E5" w14:textId="77777777" w:rsidR="006C2BF2" w:rsidRDefault="006C2BF2" w:rsidP="006C2BF2">
      <w:pPr>
        <w:pStyle w:val="NRELBullet01"/>
      </w:pPr>
      <w:proofErr w:type="spellStart"/>
      <w:r>
        <w:t>max_imports_ratio</w:t>
      </w:r>
      <w:proofErr w:type="spellEnd"/>
      <w:r>
        <w:t xml:space="preserve"> (float): the fraction of the total hydrogen demand which can be met with imports</w:t>
      </w:r>
    </w:p>
    <w:p w14:paraId="53907316" w14:textId="77777777" w:rsidR="006C2BF2" w:rsidRDefault="006C2BF2" w:rsidP="006C2BF2">
      <w:pPr>
        <w:pStyle w:val="NRELBullet01"/>
      </w:pPr>
      <w:proofErr w:type="spellStart"/>
      <w:r w:rsidRPr="007F364A">
        <w:t>import_nodes</w:t>
      </w:r>
      <w:proofErr w:type="spellEnd"/>
      <w:r w:rsidRPr="007F364A">
        <w:t xml:space="preserve"> (list): the</w:t>
      </w:r>
      <w:r>
        <w:t xml:space="preserve"> list of nodes which are allowed to import hydrogen</w:t>
      </w:r>
    </w:p>
    <w:p w14:paraId="679C0149" w14:textId="77777777" w:rsidR="006C2BF2" w:rsidRDefault="006C2BF2" w:rsidP="006C2BF2">
      <w:pPr>
        <w:pStyle w:val="NRELBullet01"/>
      </w:pPr>
      <w:proofErr w:type="spellStart"/>
      <w:r>
        <w:t>min_exports_ratio</w:t>
      </w:r>
      <w:proofErr w:type="spellEnd"/>
      <w:r>
        <w:t xml:space="preserve"> (float): the minimum amount of hydrogen that must be exported, as a fraction of total demand (exports are additive to demand and not considered part of demand, i.e., they can be met flexibly at any time)</w:t>
      </w:r>
    </w:p>
    <w:p w14:paraId="66EA35BE" w14:textId="77777777" w:rsidR="006C2BF2" w:rsidRDefault="006C2BF2" w:rsidP="006C2BF2">
      <w:pPr>
        <w:pStyle w:val="NRELBullet01"/>
      </w:pPr>
      <w:proofErr w:type="spellStart"/>
      <w:r>
        <w:t>export_nodes</w:t>
      </w:r>
      <w:proofErr w:type="spellEnd"/>
      <w:r>
        <w:t xml:space="preserve"> (list): the list of nodes which are allowed to export hydrogen</w:t>
      </w:r>
    </w:p>
    <w:p w14:paraId="421CAD43" w14:textId="77777777" w:rsidR="006C2BF2" w:rsidRPr="00802024" w:rsidRDefault="006C2BF2" w:rsidP="006C2BF2">
      <w:pPr>
        <w:pStyle w:val="NRELBullet01"/>
      </w:pPr>
      <w:proofErr w:type="spellStart"/>
      <w:r w:rsidRPr="00802024">
        <w:t>overserved_cost</w:t>
      </w:r>
      <w:proofErr w:type="spellEnd"/>
      <w:r w:rsidRPr="00802024">
        <w:t xml:space="preserve"> (int or float): the cost per kg of overserved hydrogen</w:t>
      </w:r>
    </w:p>
    <w:p w14:paraId="612FCB1D" w14:textId="77777777" w:rsidR="006C2BF2" w:rsidRDefault="006C2BF2" w:rsidP="006C2BF2">
      <w:pPr>
        <w:pStyle w:val="NRELBullet01"/>
      </w:pPr>
      <w:proofErr w:type="spellStart"/>
      <w:r>
        <w:t>unserved_cost</w:t>
      </w:r>
      <w:proofErr w:type="spellEnd"/>
      <w:r>
        <w:t xml:space="preserve"> (int or float): the cost per kg of unserved hydrogen</w:t>
      </w:r>
    </w:p>
    <w:p w14:paraId="01900755" w14:textId="77777777" w:rsidR="006C2BF2" w:rsidRDefault="006C2BF2" w:rsidP="006C2BF2">
      <w:pPr>
        <w:pStyle w:val="NRELBullet01"/>
      </w:pPr>
      <w:r>
        <w:t>start (str in the format ‘D MMM’): the start date for the analysis window</w:t>
      </w:r>
    </w:p>
    <w:p w14:paraId="0D75FBA8" w14:textId="77777777" w:rsidR="006C2BF2" w:rsidRDefault="006C2BF2" w:rsidP="006C2BF2">
      <w:pPr>
        <w:pStyle w:val="NRELBullet01"/>
      </w:pPr>
      <w:r>
        <w:t>end (str in the format 'D MMM’): the end date for the analysis window</w:t>
      </w:r>
    </w:p>
    <w:p w14:paraId="02442338" w14:textId="77777777" w:rsidR="006C2BF2" w:rsidRDefault="006C2BF2" w:rsidP="006C2BF2">
      <w:pPr>
        <w:pStyle w:val="NRELBullet01"/>
      </w:pPr>
      <w:proofErr w:type="spellStart"/>
      <w:r>
        <w:t>coarse_resolution</w:t>
      </w:r>
      <w:proofErr w:type="spellEnd"/>
      <w:r>
        <w:t xml:space="preserve"> (int): the time resolution in hours for a run in which pipelines are optimized with binary variables</w:t>
      </w:r>
    </w:p>
    <w:p w14:paraId="0B07C964" w14:textId="77777777" w:rsidR="006C2BF2" w:rsidRDefault="006C2BF2" w:rsidP="006C2BF2">
      <w:pPr>
        <w:pStyle w:val="NRELBullet01"/>
      </w:pPr>
      <w:proofErr w:type="spellStart"/>
      <w:r>
        <w:t>fine_resolution</w:t>
      </w:r>
      <w:proofErr w:type="spellEnd"/>
      <w:r>
        <w:t xml:space="preserve"> (int): the time resolution in hours for a </w:t>
      </w:r>
      <w:proofErr w:type="gramStart"/>
      <w:r>
        <w:t>run in</w:t>
      </w:r>
      <w:proofErr w:type="gramEnd"/>
      <w:r>
        <w:t xml:space="preserve"> which pipeline locations are not optimized and the model is fully linear</w:t>
      </w:r>
    </w:p>
    <w:p w14:paraId="44C5B957" w14:textId="77777777" w:rsidR="006C2BF2" w:rsidRPr="00D27174" w:rsidRDefault="006C2BF2" w:rsidP="006C2BF2">
      <w:pPr>
        <w:pStyle w:val="NRELBodyText"/>
      </w:pPr>
      <w:r>
        <w:t xml:space="preserve">Two </w:t>
      </w:r>
      <w:proofErr w:type="gramStart"/>
      <w:r>
        <w:t>particular parameters</w:t>
      </w:r>
      <w:proofErr w:type="gramEnd"/>
      <w:r>
        <w:t xml:space="preserve"> of note are </w:t>
      </w:r>
      <w:proofErr w:type="spellStart"/>
      <w:r>
        <w:t>unserved_cost</w:t>
      </w:r>
      <w:proofErr w:type="spellEnd"/>
      <w:r>
        <w:t xml:space="preserve"> and </w:t>
      </w:r>
      <w:proofErr w:type="spellStart"/>
      <w:r>
        <w:t>overserved_cost</w:t>
      </w:r>
      <w:proofErr w:type="spellEnd"/>
      <w:r>
        <w:t xml:space="preserve">. </w:t>
      </w:r>
      <w:r w:rsidRPr="00D27174">
        <w:t xml:space="preserve">We recommend giving unserved hydrogen a very high cost (e.g., $1,000/kg). This is essentially a modeling tool to prevent infeasibility in the model, but at such a cost unserved hydrogen should never be used by the model to close the mass balance unless it is impossible otherwise. Overserved hydrogen is also given a </w:t>
      </w:r>
      <w:proofErr w:type="gramStart"/>
      <w:r w:rsidRPr="00D27174">
        <w:t>cost—</w:t>
      </w:r>
      <w:proofErr w:type="gramEnd"/>
      <w:r w:rsidRPr="00D27174">
        <w:t>for example, an approximation of the cost of storing excess hydrogen—which should in almost all cases prevent the model from using it, since it should have the option to simply curtail electricity for free. For advanced use of the model, the costs for unserved and overserved hydrogen could be adjusted (or even made negative to give a value to overserved hydrogen) to test system dynamics such as how much excess capacity might be worth building, or how expensive it is to meet certain hydrogen demands.</w:t>
      </w:r>
    </w:p>
    <w:p w14:paraId="706413AD" w14:textId="77777777" w:rsidR="006C2BF2" w:rsidRDefault="006C2BF2" w:rsidP="006C2BF2">
      <w:pPr>
        <w:pStyle w:val="NRELBodyText"/>
      </w:pPr>
      <w:r>
        <w:t>The YAML file may also contain:</w:t>
      </w:r>
    </w:p>
    <w:p w14:paraId="4A53BB53" w14:textId="77777777" w:rsidR="006C2BF2" w:rsidRDefault="006C2BF2" w:rsidP="006C2BF2">
      <w:pPr>
        <w:pStyle w:val="NRELBullet01"/>
      </w:pPr>
      <w:proofErr w:type="spellStart"/>
      <w:r>
        <w:t>gen_techs</w:t>
      </w:r>
      <w:proofErr w:type="spellEnd"/>
      <w:r>
        <w:t xml:space="preserve"> (list): the list of electricity generation technologies to be considered</w:t>
      </w:r>
    </w:p>
    <w:p w14:paraId="09463327" w14:textId="77777777" w:rsidR="006C2BF2" w:rsidRDefault="006C2BF2" w:rsidP="006C2BF2">
      <w:pPr>
        <w:pStyle w:val="NRELBullet01"/>
      </w:pPr>
      <w:proofErr w:type="spellStart"/>
      <w:r>
        <w:t>stor_</w:t>
      </w:r>
      <w:proofErr w:type="gramStart"/>
      <w:r>
        <w:t>techs</w:t>
      </w:r>
      <w:proofErr w:type="spellEnd"/>
      <w:r>
        <w:t>( list</w:t>
      </w:r>
      <w:proofErr w:type="gramEnd"/>
      <w:r>
        <w:t>): the list of hydrogen storage technologies to be considered</w:t>
      </w:r>
    </w:p>
    <w:p w14:paraId="65250408" w14:textId="77777777" w:rsidR="006C2BF2" w:rsidRDefault="006C2BF2" w:rsidP="006C2BF2">
      <w:pPr>
        <w:pStyle w:val="NRELBodyText"/>
      </w:pPr>
      <w:r>
        <w:t>If these are not included in the YAML file, they will be inferred from cost input files.</w:t>
      </w:r>
    </w:p>
    <w:p w14:paraId="412C58BF" w14:textId="10615FB1" w:rsidR="006C2BF2" w:rsidRDefault="006C2BF2" w:rsidP="006C2BF2">
      <w:pPr>
        <w:pStyle w:val="NRELBodyText"/>
      </w:pPr>
      <w:r>
        <w:t xml:space="preserve">Lastly, the YAML contains the file or folder paths for the other necessary </w:t>
      </w:r>
      <w:proofErr w:type="gramStart"/>
      <w:r>
        <w:t>inputs,</w:t>
      </w:r>
      <w:proofErr w:type="gramEnd"/>
      <w:r>
        <w:t xml:space="preserve"> specified in the next section.</w:t>
      </w:r>
    </w:p>
    <w:p w14:paraId="5D556948" w14:textId="35D50250" w:rsidR="006C2BF2" w:rsidRPr="006C2BF2" w:rsidRDefault="006C2BF2" w:rsidP="006C2BF2">
      <w:pPr>
        <w:pStyle w:val="NRELHead03Numbered"/>
      </w:pPr>
      <w:bookmarkStart w:id="161" w:name="_Toc179465224"/>
      <w:r w:rsidRPr="006C2BF2">
        <w:t xml:space="preserve">Individual </w:t>
      </w:r>
      <w:r>
        <w:t>I</w:t>
      </w:r>
      <w:r w:rsidRPr="006C2BF2">
        <w:t xml:space="preserve">nput </w:t>
      </w:r>
      <w:r>
        <w:t>F</w:t>
      </w:r>
      <w:r w:rsidRPr="006C2BF2">
        <w:t>iles</w:t>
      </w:r>
      <w:bookmarkEnd w:id="161"/>
    </w:p>
    <w:p w14:paraId="30B4DD74" w14:textId="77777777" w:rsidR="006C2BF2" w:rsidRPr="00C16348" w:rsidRDefault="006C2BF2" w:rsidP="00513058">
      <w:pPr>
        <w:pStyle w:val="NRELBodyText"/>
      </w:pPr>
      <w:proofErr w:type="gramStart"/>
      <w:r>
        <w:t>The majority of</w:t>
      </w:r>
      <w:proofErr w:type="gramEnd"/>
      <w:r>
        <w:t xml:space="preserve"> inputs are noted in a set of files, described below, which the YAML file references. Note that many files (e.g., for cost inputs) contain a column for year. HYPSTAT can </w:t>
      </w:r>
      <w:r>
        <w:lastRenderedPageBreak/>
        <w:t>only solve for one year at a time, but the year column is included so that scenario analyses can be designed and run for several years with only one set of input files.</w:t>
      </w:r>
    </w:p>
    <w:p w14:paraId="7A6B5BC5" w14:textId="03AC8F3A" w:rsidR="00513058" w:rsidRDefault="006C2BF2" w:rsidP="00513058">
      <w:pPr>
        <w:pStyle w:val="NRELHead05"/>
      </w:pPr>
      <w:r w:rsidRPr="00513058">
        <w:t>Hydrogen demand</w:t>
      </w:r>
      <w:r>
        <w:t xml:space="preserve"> </w:t>
      </w:r>
    </w:p>
    <w:p w14:paraId="25A06D01" w14:textId="5A975381" w:rsidR="006C2BF2" w:rsidRPr="00513058" w:rsidRDefault="00513058" w:rsidP="00513058">
      <w:pPr>
        <w:rPr>
          <w:highlight w:val="yellow"/>
        </w:rPr>
      </w:pPr>
      <w:r>
        <w:t>D</w:t>
      </w:r>
      <w:r w:rsidR="006C2BF2">
        <w:t>emand is specified in a CSV file. Use the ‘</w:t>
      </w:r>
      <w:proofErr w:type="spellStart"/>
      <w:r w:rsidR="006C2BF2">
        <w:t>DemandFile</w:t>
      </w:r>
      <w:proofErr w:type="spellEnd"/>
      <w:r w:rsidR="006C2BF2">
        <w:t xml:space="preserve">’ option for this in the YAML file. The demand file should contain columns for the node, </w:t>
      </w:r>
      <w:proofErr w:type="gramStart"/>
      <w:r w:rsidR="006C2BF2">
        <w:t>time period</w:t>
      </w:r>
      <w:proofErr w:type="gramEnd"/>
      <w:r w:rsidR="006C2BF2">
        <w:t xml:space="preserve">, and hydrogen demand in that period, as shown below. All nodes and time periods must have a corresponding row, even if there is no demand—any omission will cause an indexing error. </w:t>
      </w:r>
      <w:r w:rsidR="006C2BF2" w:rsidRPr="00513058">
        <w:rPr>
          <w:highlight w:val="yellow"/>
        </w:rPr>
        <w:t>Note about period formatting</w:t>
      </w:r>
    </w:p>
    <w:tbl>
      <w:tblPr>
        <w:tblStyle w:val="TableGrid"/>
        <w:tblW w:w="0" w:type="auto"/>
        <w:jc w:val="center"/>
        <w:tblLook w:val="04A0" w:firstRow="1" w:lastRow="0" w:firstColumn="1" w:lastColumn="0" w:noHBand="0" w:noVBand="1"/>
      </w:tblPr>
      <w:tblGrid>
        <w:gridCol w:w="1368"/>
        <w:gridCol w:w="1440"/>
        <w:gridCol w:w="2160"/>
      </w:tblGrid>
      <w:tr w:rsidR="006C2BF2" w:rsidRPr="00513058" w14:paraId="49B4A689" w14:textId="77777777" w:rsidTr="000476C5">
        <w:trPr>
          <w:jc w:val="center"/>
        </w:trPr>
        <w:tc>
          <w:tcPr>
            <w:tcW w:w="1368" w:type="dxa"/>
          </w:tcPr>
          <w:p w14:paraId="16828C3E" w14:textId="77777777" w:rsidR="006C2BF2" w:rsidRPr="00513058" w:rsidRDefault="006C2BF2" w:rsidP="000476C5">
            <w:pPr>
              <w:rPr>
                <w:rFonts w:ascii="Arial" w:hAnsi="Arial" w:cs="Arial"/>
                <w:b/>
                <w:bCs/>
                <w:sz w:val="20"/>
                <w:szCs w:val="20"/>
              </w:rPr>
            </w:pPr>
            <w:r w:rsidRPr="00513058">
              <w:rPr>
                <w:rFonts w:ascii="Arial" w:hAnsi="Arial" w:cs="Arial"/>
                <w:b/>
                <w:bCs/>
                <w:sz w:val="20"/>
                <w:szCs w:val="20"/>
              </w:rPr>
              <w:t>Node</w:t>
            </w:r>
          </w:p>
        </w:tc>
        <w:tc>
          <w:tcPr>
            <w:tcW w:w="1440" w:type="dxa"/>
          </w:tcPr>
          <w:p w14:paraId="294AE7F0" w14:textId="77777777" w:rsidR="006C2BF2" w:rsidRPr="00513058" w:rsidRDefault="006C2BF2" w:rsidP="000476C5">
            <w:pPr>
              <w:rPr>
                <w:rFonts w:ascii="Arial" w:hAnsi="Arial" w:cs="Arial"/>
                <w:b/>
                <w:bCs/>
                <w:sz w:val="20"/>
                <w:szCs w:val="20"/>
              </w:rPr>
            </w:pPr>
            <w:r w:rsidRPr="00513058">
              <w:rPr>
                <w:rFonts w:ascii="Arial" w:hAnsi="Arial" w:cs="Arial"/>
                <w:b/>
                <w:bCs/>
                <w:sz w:val="20"/>
                <w:szCs w:val="20"/>
              </w:rPr>
              <w:t>Period</w:t>
            </w:r>
          </w:p>
        </w:tc>
        <w:tc>
          <w:tcPr>
            <w:tcW w:w="2160" w:type="dxa"/>
          </w:tcPr>
          <w:p w14:paraId="39B0AB9E" w14:textId="77777777" w:rsidR="006C2BF2" w:rsidRPr="00513058" w:rsidRDefault="006C2BF2" w:rsidP="000476C5">
            <w:pPr>
              <w:rPr>
                <w:rFonts w:ascii="Arial" w:hAnsi="Arial" w:cs="Arial"/>
                <w:b/>
                <w:bCs/>
                <w:sz w:val="20"/>
                <w:szCs w:val="20"/>
              </w:rPr>
            </w:pPr>
            <w:r w:rsidRPr="00513058">
              <w:rPr>
                <w:rFonts w:ascii="Arial" w:hAnsi="Arial" w:cs="Arial"/>
                <w:b/>
                <w:bCs/>
                <w:sz w:val="20"/>
                <w:szCs w:val="20"/>
              </w:rPr>
              <w:t>h2_demand[kg/</w:t>
            </w:r>
            <w:proofErr w:type="spellStart"/>
            <w:r w:rsidRPr="00513058">
              <w:rPr>
                <w:rFonts w:ascii="Arial" w:hAnsi="Arial" w:cs="Arial"/>
                <w:b/>
                <w:bCs/>
                <w:sz w:val="20"/>
                <w:szCs w:val="20"/>
              </w:rPr>
              <w:t>hr</w:t>
            </w:r>
            <w:proofErr w:type="spellEnd"/>
            <w:r w:rsidRPr="00513058">
              <w:rPr>
                <w:rFonts w:ascii="Arial" w:hAnsi="Arial" w:cs="Arial"/>
                <w:b/>
                <w:bCs/>
                <w:sz w:val="20"/>
                <w:szCs w:val="20"/>
              </w:rPr>
              <w:t>]</w:t>
            </w:r>
          </w:p>
        </w:tc>
      </w:tr>
      <w:tr w:rsidR="006C2BF2" w:rsidRPr="00513058" w14:paraId="3455EEFA" w14:textId="77777777" w:rsidTr="000476C5">
        <w:trPr>
          <w:jc w:val="center"/>
        </w:trPr>
        <w:tc>
          <w:tcPr>
            <w:tcW w:w="1368" w:type="dxa"/>
          </w:tcPr>
          <w:p w14:paraId="3265C351" w14:textId="77777777" w:rsidR="006C2BF2" w:rsidRPr="00513058" w:rsidRDefault="006C2BF2" w:rsidP="000476C5">
            <w:pPr>
              <w:rPr>
                <w:rFonts w:ascii="Arial" w:hAnsi="Arial" w:cs="Arial"/>
                <w:sz w:val="20"/>
                <w:szCs w:val="20"/>
              </w:rPr>
            </w:pPr>
            <w:r w:rsidRPr="00513058">
              <w:rPr>
                <w:rFonts w:ascii="Arial" w:hAnsi="Arial" w:cs="Arial"/>
                <w:sz w:val="20"/>
                <w:szCs w:val="20"/>
              </w:rPr>
              <w:t>A</w:t>
            </w:r>
          </w:p>
        </w:tc>
        <w:tc>
          <w:tcPr>
            <w:tcW w:w="1440" w:type="dxa"/>
          </w:tcPr>
          <w:p w14:paraId="0502C356"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D1</w:t>
            </w:r>
          </w:p>
        </w:tc>
        <w:tc>
          <w:tcPr>
            <w:tcW w:w="2160" w:type="dxa"/>
          </w:tcPr>
          <w:p w14:paraId="560C639A"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r>
      <w:tr w:rsidR="006C2BF2" w:rsidRPr="00513058" w14:paraId="44935FFB" w14:textId="77777777" w:rsidTr="000476C5">
        <w:trPr>
          <w:jc w:val="center"/>
        </w:trPr>
        <w:tc>
          <w:tcPr>
            <w:tcW w:w="1368" w:type="dxa"/>
          </w:tcPr>
          <w:p w14:paraId="5FBDB31A" w14:textId="77777777" w:rsidR="006C2BF2" w:rsidRPr="00513058" w:rsidRDefault="006C2BF2" w:rsidP="000476C5">
            <w:pPr>
              <w:rPr>
                <w:rFonts w:ascii="Arial" w:hAnsi="Arial" w:cs="Arial"/>
                <w:sz w:val="20"/>
                <w:szCs w:val="20"/>
              </w:rPr>
            </w:pPr>
            <w:r w:rsidRPr="00513058">
              <w:rPr>
                <w:rFonts w:ascii="Arial" w:hAnsi="Arial" w:cs="Arial"/>
                <w:sz w:val="20"/>
                <w:szCs w:val="20"/>
              </w:rPr>
              <w:t>A</w:t>
            </w:r>
          </w:p>
        </w:tc>
        <w:tc>
          <w:tcPr>
            <w:tcW w:w="1440" w:type="dxa"/>
          </w:tcPr>
          <w:p w14:paraId="0B8CD4D3"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D2</w:t>
            </w:r>
          </w:p>
        </w:tc>
        <w:tc>
          <w:tcPr>
            <w:tcW w:w="2160" w:type="dxa"/>
          </w:tcPr>
          <w:p w14:paraId="34CD571A"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r>
      <w:tr w:rsidR="006C2BF2" w:rsidRPr="00513058" w14:paraId="23545357" w14:textId="77777777" w:rsidTr="000476C5">
        <w:trPr>
          <w:jc w:val="center"/>
        </w:trPr>
        <w:tc>
          <w:tcPr>
            <w:tcW w:w="1368" w:type="dxa"/>
          </w:tcPr>
          <w:p w14:paraId="64D5EA5C"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c>
          <w:tcPr>
            <w:tcW w:w="1440" w:type="dxa"/>
          </w:tcPr>
          <w:p w14:paraId="7D8CC4E1"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w:t>
            </w:r>
          </w:p>
        </w:tc>
        <w:tc>
          <w:tcPr>
            <w:tcW w:w="2160" w:type="dxa"/>
          </w:tcPr>
          <w:p w14:paraId="1C69D670"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r>
      <w:tr w:rsidR="006C2BF2" w:rsidRPr="00513058" w14:paraId="58DC3CD7" w14:textId="77777777" w:rsidTr="000476C5">
        <w:trPr>
          <w:jc w:val="center"/>
        </w:trPr>
        <w:tc>
          <w:tcPr>
            <w:tcW w:w="1368" w:type="dxa"/>
          </w:tcPr>
          <w:p w14:paraId="750E0379" w14:textId="77777777" w:rsidR="006C2BF2" w:rsidRPr="00513058" w:rsidRDefault="006C2BF2" w:rsidP="000476C5">
            <w:pPr>
              <w:rPr>
                <w:rFonts w:ascii="Arial" w:hAnsi="Arial" w:cs="Arial"/>
                <w:sz w:val="20"/>
                <w:szCs w:val="20"/>
              </w:rPr>
            </w:pPr>
            <w:r w:rsidRPr="00513058">
              <w:rPr>
                <w:rFonts w:ascii="Arial" w:hAnsi="Arial" w:cs="Arial"/>
                <w:sz w:val="20"/>
                <w:szCs w:val="20"/>
              </w:rPr>
              <w:t>B</w:t>
            </w:r>
          </w:p>
        </w:tc>
        <w:tc>
          <w:tcPr>
            <w:tcW w:w="1440" w:type="dxa"/>
          </w:tcPr>
          <w:p w14:paraId="35A8351D"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D1</w:t>
            </w:r>
          </w:p>
        </w:tc>
        <w:tc>
          <w:tcPr>
            <w:tcW w:w="2160" w:type="dxa"/>
          </w:tcPr>
          <w:p w14:paraId="110A72A1" w14:textId="77777777" w:rsidR="006C2BF2" w:rsidRPr="00513058" w:rsidRDefault="006C2BF2" w:rsidP="000476C5">
            <w:pPr>
              <w:rPr>
                <w:rFonts w:ascii="Arial" w:hAnsi="Arial" w:cs="Arial"/>
                <w:sz w:val="20"/>
                <w:szCs w:val="20"/>
              </w:rPr>
            </w:pPr>
            <w:r w:rsidRPr="00513058">
              <w:rPr>
                <w:rFonts w:ascii="Arial" w:hAnsi="Arial" w:cs="Arial"/>
                <w:sz w:val="20"/>
                <w:szCs w:val="20"/>
              </w:rPr>
              <w:t>100</w:t>
            </w:r>
          </w:p>
        </w:tc>
      </w:tr>
      <w:tr w:rsidR="006C2BF2" w:rsidRPr="00513058" w14:paraId="4804A7D1" w14:textId="77777777" w:rsidTr="000476C5">
        <w:trPr>
          <w:jc w:val="center"/>
        </w:trPr>
        <w:tc>
          <w:tcPr>
            <w:tcW w:w="1368" w:type="dxa"/>
          </w:tcPr>
          <w:p w14:paraId="1416E058" w14:textId="77777777" w:rsidR="006C2BF2" w:rsidRPr="00513058" w:rsidRDefault="006C2BF2" w:rsidP="000476C5">
            <w:pPr>
              <w:rPr>
                <w:rFonts w:ascii="Arial" w:hAnsi="Arial" w:cs="Arial"/>
                <w:sz w:val="20"/>
                <w:szCs w:val="20"/>
              </w:rPr>
            </w:pPr>
            <w:r w:rsidRPr="00513058">
              <w:rPr>
                <w:rFonts w:ascii="Arial" w:hAnsi="Arial" w:cs="Arial"/>
                <w:sz w:val="20"/>
                <w:szCs w:val="20"/>
              </w:rPr>
              <w:t>B</w:t>
            </w:r>
          </w:p>
        </w:tc>
        <w:tc>
          <w:tcPr>
            <w:tcW w:w="1440" w:type="dxa"/>
          </w:tcPr>
          <w:p w14:paraId="4CA95A72"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D2</w:t>
            </w:r>
          </w:p>
        </w:tc>
        <w:tc>
          <w:tcPr>
            <w:tcW w:w="2160" w:type="dxa"/>
          </w:tcPr>
          <w:p w14:paraId="17FFB663" w14:textId="77777777" w:rsidR="006C2BF2" w:rsidRPr="00513058" w:rsidRDefault="006C2BF2" w:rsidP="000476C5">
            <w:pPr>
              <w:rPr>
                <w:rFonts w:ascii="Arial" w:hAnsi="Arial" w:cs="Arial"/>
                <w:sz w:val="20"/>
                <w:szCs w:val="20"/>
              </w:rPr>
            </w:pPr>
            <w:r w:rsidRPr="00513058">
              <w:rPr>
                <w:rFonts w:ascii="Arial" w:hAnsi="Arial" w:cs="Arial"/>
                <w:sz w:val="20"/>
                <w:szCs w:val="20"/>
              </w:rPr>
              <w:t>150</w:t>
            </w:r>
          </w:p>
        </w:tc>
      </w:tr>
      <w:tr w:rsidR="006C2BF2" w:rsidRPr="00513058" w14:paraId="2B496D8A" w14:textId="77777777" w:rsidTr="000476C5">
        <w:trPr>
          <w:jc w:val="center"/>
        </w:trPr>
        <w:tc>
          <w:tcPr>
            <w:tcW w:w="1368" w:type="dxa"/>
          </w:tcPr>
          <w:p w14:paraId="75A6CB13"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c>
          <w:tcPr>
            <w:tcW w:w="1440" w:type="dxa"/>
          </w:tcPr>
          <w:p w14:paraId="1AC9830D" w14:textId="77777777" w:rsidR="006C2BF2" w:rsidRPr="00513058" w:rsidRDefault="006C2BF2" w:rsidP="000476C5">
            <w:pPr>
              <w:rPr>
                <w:rFonts w:ascii="Arial" w:hAnsi="Arial" w:cs="Arial"/>
                <w:sz w:val="20"/>
                <w:szCs w:val="20"/>
                <w:highlight w:val="yellow"/>
              </w:rPr>
            </w:pPr>
            <w:r w:rsidRPr="00513058">
              <w:rPr>
                <w:rFonts w:ascii="Arial" w:hAnsi="Arial" w:cs="Arial"/>
                <w:sz w:val="20"/>
                <w:szCs w:val="20"/>
                <w:highlight w:val="yellow"/>
              </w:rPr>
              <w:t>…</w:t>
            </w:r>
          </w:p>
        </w:tc>
        <w:tc>
          <w:tcPr>
            <w:tcW w:w="2160" w:type="dxa"/>
          </w:tcPr>
          <w:p w14:paraId="3FB559F9"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r>
    </w:tbl>
    <w:p w14:paraId="3AFC16EF" w14:textId="77777777" w:rsidR="006C2BF2" w:rsidRDefault="006C2BF2" w:rsidP="006C2BF2">
      <w:pPr>
        <w:ind w:left="360"/>
      </w:pPr>
    </w:p>
    <w:p w14:paraId="4898692D" w14:textId="77777777" w:rsidR="00513058" w:rsidRDefault="006C2BF2" w:rsidP="00513058">
      <w:pPr>
        <w:pStyle w:val="NRELHead05"/>
      </w:pPr>
      <w:r w:rsidRPr="00513058">
        <w:t>Generation profiles</w:t>
      </w:r>
    </w:p>
    <w:p w14:paraId="74089375" w14:textId="1A07CC06" w:rsidR="006C2BF2" w:rsidRPr="005B35F9" w:rsidRDefault="00513058" w:rsidP="00513058">
      <w:pPr>
        <w:pStyle w:val="NRELBodyText"/>
      </w:pPr>
      <w:r>
        <w:t>G</w:t>
      </w:r>
      <w:r w:rsidR="006C2BF2" w:rsidRPr="005B35F9">
        <w:t>eneration profiles for electricity generation technologies are input as a directory containing individual files for each technology, location, and year. The directory is specified with the ‘</w:t>
      </w:r>
      <w:proofErr w:type="spellStart"/>
      <w:r w:rsidR="006C2BF2" w:rsidRPr="005B35F9">
        <w:t>ProfilesDir</w:t>
      </w:r>
      <w:proofErr w:type="spellEnd"/>
      <w:r w:rsidR="006C2BF2" w:rsidRPr="005B35F9">
        <w:t xml:space="preserve">’ option. The directory should contain a file for each allowed node, technology, and year option. </w:t>
      </w:r>
      <w:r w:rsidR="006C2BF2" w:rsidRPr="00513058">
        <w:rPr>
          <w:b/>
          <w:bCs/>
        </w:rPr>
        <w:t>Note that this is currently how allowed technology options are set in HYPSTAT</w:t>
      </w:r>
      <w:r w:rsidR="006C2BF2" w:rsidRPr="005B35F9">
        <w:t xml:space="preserve">. If a node cannot build a certain technology, it should not have a file in the profile directory. These files must be named ‘&lt;tech&gt;_Node_&lt;node name&gt;_&lt;year&gt;.csv’ (&lt;&gt; indicates a variable for different techs, nodes, and years). Each file must be formatted to contain the </w:t>
      </w:r>
      <w:proofErr w:type="gramStart"/>
      <w:r w:rsidR="006C2BF2" w:rsidRPr="005B35F9">
        <w:t>8760 production</w:t>
      </w:r>
      <w:proofErr w:type="gramEnd"/>
      <w:r w:rsidR="006C2BF2" w:rsidRPr="005B35F9">
        <w:t xml:space="preserve"> profile of kWh of generation in each hour per kW of capacity. The columns are used to specify multiple tranches of a technology/resource at a single zone. Rows should correspond to each hour and column headers should note the maximum available capacity in that tranche in kW. (Values in the index column are ultimately ignored.)</w:t>
      </w:r>
    </w:p>
    <w:tbl>
      <w:tblPr>
        <w:tblStyle w:val="TableGrid"/>
        <w:tblW w:w="0" w:type="auto"/>
        <w:jc w:val="center"/>
        <w:tblLook w:val="04A0" w:firstRow="1" w:lastRow="0" w:firstColumn="1" w:lastColumn="0" w:noHBand="0" w:noVBand="1"/>
      </w:tblPr>
      <w:tblGrid>
        <w:gridCol w:w="1368"/>
        <w:gridCol w:w="1440"/>
        <w:gridCol w:w="1687"/>
      </w:tblGrid>
      <w:tr w:rsidR="006C2BF2" w:rsidRPr="00513058" w14:paraId="4BFABBF4" w14:textId="77777777" w:rsidTr="00513058">
        <w:trPr>
          <w:jc w:val="center"/>
        </w:trPr>
        <w:tc>
          <w:tcPr>
            <w:tcW w:w="1368" w:type="dxa"/>
          </w:tcPr>
          <w:p w14:paraId="080DD808" w14:textId="77777777" w:rsidR="006C2BF2" w:rsidRPr="00513058" w:rsidRDefault="006C2BF2" w:rsidP="000476C5">
            <w:pPr>
              <w:rPr>
                <w:rFonts w:ascii="Arial" w:hAnsi="Arial" w:cs="Arial"/>
                <w:b/>
                <w:bCs/>
                <w:sz w:val="20"/>
                <w:szCs w:val="20"/>
              </w:rPr>
            </w:pPr>
          </w:p>
        </w:tc>
        <w:tc>
          <w:tcPr>
            <w:tcW w:w="1440" w:type="dxa"/>
          </w:tcPr>
          <w:p w14:paraId="16256D5F" w14:textId="77777777" w:rsidR="006C2BF2" w:rsidRPr="00513058" w:rsidRDefault="006C2BF2" w:rsidP="000476C5">
            <w:pPr>
              <w:rPr>
                <w:rFonts w:ascii="Arial" w:hAnsi="Arial" w:cs="Arial"/>
                <w:b/>
                <w:bCs/>
                <w:sz w:val="20"/>
                <w:szCs w:val="20"/>
              </w:rPr>
            </w:pPr>
            <w:r w:rsidRPr="00513058">
              <w:rPr>
                <w:rFonts w:ascii="Arial" w:hAnsi="Arial" w:cs="Arial"/>
                <w:b/>
                <w:bCs/>
                <w:sz w:val="20"/>
                <w:szCs w:val="20"/>
              </w:rPr>
              <w:t>140000</w:t>
            </w:r>
          </w:p>
        </w:tc>
        <w:tc>
          <w:tcPr>
            <w:tcW w:w="1687" w:type="dxa"/>
          </w:tcPr>
          <w:p w14:paraId="34E18D69" w14:textId="77777777" w:rsidR="006C2BF2" w:rsidRPr="00513058" w:rsidRDefault="006C2BF2" w:rsidP="000476C5">
            <w:pPr>
              <w:rPr>
                <w:rFonts w:ascii="Arial" w:hAnsi="Arial" w:cs="Arial"/>
                <w:b/>
                <w:bCs/>
                <w:sz w:val="20"/>
                <w:szCs w:val="20"/>
              </w:rPr>
            </w:pPr>
            <w:r w:rsidRPr="00513058">
              <w:rPr>
                <w:rFonts w:ascii="Arial" w:hAnsi="Arial" w:cs="Arial"/>
                <w:b/>
                <w:bCs/>
                <w:sz w:val="20"/>
                <w:szCs w:val="20"/>
              </w:rPr>
              <w:t>75000</w:t>
            </w:r>
          </w:p>
        </w:tc>
      </w:tr>
      <w:tr w:rsidR="006C2BF2" w:rsidRPr="00513058" w14:paraId="7B4BDE93" w14:textId="77777777" w:rsidTr="00513058">
        <w:trPr>
          <w:jc w:val="center"/>
        </w:trPr>
        <w:tc>
          <w:tcPr>
            <w:tcW w:w="1368" w:type="dxa"/>
          </w:tcPr>
          <w:p w14:paraId="6D094C11"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c>
          <w:tcPr>
            <w:tcW w:w="1440" w:type="dxa"/>
          </w:tcPr>
          <w:p w14:paraId="18B80C82"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c>
          <w:tcPr>
            <w:tcW w:w="1687" w:type="dxa"/>
          </w:tcPr>
          <w:p w14:paraId="67C49318"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r>
      <w:tr w:rsidR="006C2BF2" w:rsidRPr="00513058" w14:paraId="59883D0E" w14:textId="77777777" w:rsidTr="00513058">
        <w:trPr>
          <w:jc w:val="center"/>
        </w:trPr>
        <w:tc>
          <w:tcPr>
            <w:tcW w:w="1368" w:type="dxa"/>
          </w:tcPr>
          <w:p w14:paraId="28A6ABF5" w14:textId="77777777" w:rsidR="006C2BF2" w:rsidRPr="00513058" w:rsidRDefault="006C2BF2" w:rsidP="000476C5">
            <w:pPr>
              <w:rPr>
                <w:rFonts w:ascii="Arial" w:hAnsi="Arial" w:cs="Arial"/>
                <w:sz w:val="20"/>
                <w:szCs w:val="20"/>
              </w:rPr>
            </w:pPr>
            <w:r w:rsidRPr="00513058">
              <w:rPr>
                <w:rFonts w:ascii="Arial" w:hAnsi="Arial" w:cs="Arial"/>
                <w:sz w:val="20"/>
                <w:szCs w:val="20"/>
              </w:rPr>
              <w:t>1</w:t>
            </w:r>
          </w:p>
        </w:tc>
        <w:tc>
          <w:tcPr>
            <w:tcW w:w="1440" w:type="dxa"/>
          </w:tcPr>
          <w:p w14:paraId="1D1FA7E7" w14:textId="77777777" w:rsidR="006C2BF2" w:rsidRPr="00513058" w:rsidRDefault="006C2BF2" w:rsidP="000476C5">
            <w:pPr>
              <w:rPr>
                <w:rFonts w:ascii="Arial" w:hAnsi="Arial" w:cs="Arial"/>
                <w:sz w:val="20"/>
                <w:szCs w:val="20"/>
              </w:rPr>
            </w:pPr>
            <w:r w:rsidRPr="00513058">
              <w:rPr>
                <w:rFonts w:ascii="Arial" w:hAnsi="Arial" w:cs="Arial"/>
                <w:sz w:val="20"/>
                <w:szCs w:val="20"/>
              </w:rPr>
              <w:t>0.43</w:t>
            </w:r>
          </w:p>
        </w:tc>
        <w:tc>
          <w:tcPr>
            <w:tcW w:w="1687" w:type="dxa"/>
          </w:tcPr>
          <w:p w14:paraId="627910D9" w14:textId="77777777" w:rsidR="006C2BF2" w:rsidRPr="00513058" w:rsidRDefault="006C2BF2" w:rsidP="000476C5">
            <w:pPr>
              <w:rPr>
                <w:rFonts w:ascii="Arial" w:hAnsi="Arial" w:cs="Arial"/>
                <w:sz w:val="20"/>
                <w:szCs w:val="20"/>
              </w:rPr>
            </w:pPr>
            <w:r w:rsidRPr="00513058">
              <w:rPr>
                <w:rFonts w:ascii="Arial" w:hAnsi="Arial" w:cs="Arial"/>
                <w:sz w:val="20"/>
                <w:szCs w:val="20"/>
              </w:rPr>
              <w:t>0.15</w:t>
            </w:r>
          </w:p>
        </w:tc>
      </w:tr>
      <w:tr w:rsidR="006C2BF2" w:rsidRPr="00513058" w14:paraId="476B23F7" w14:textId="77777777" w:rsidTr="00513058">
        <w:trPr>
          <w:jc w:val="center"/>
        </w:trPr>
        <w:tc>
          <w:tcPr>
            <w:tcW w:w="1368" w:type="dxa"/>
          </w:tcPr>
          <w:p w14:paraId="5A9B3553" w14:textId="77777777" w:rsidR="006C2BF2" w:rsidRPr="00513058" w:rsidRDefault="006C2BF2" w:rsidP="000476C5">
            <w:pPr>
              <w:rPr>
                <w:rFonts w:ascii="Arial" w:hAnsi="Arial" w:cs="Arial"/>
                <w:sz w:val="20"/>
                <w:szCs w:val="20"/>
              </w:rPr>
            </w:pPr>
            <w:r w:rsidRPr="00513058">
              <w:rPr>
                <w:rFonts w:ascii="Arial" w:hAnsi="Arial" w:cs="Arial"/>
                <w:sz w:val="20"/>
                <w:szCs w:val="20"/>
              </w:rPr>
              <w:t>2</w:t>
            </w:r>
          </w:p>
        </w:tc>
        <w:tc>
          <w:tcPr>
            <w:tcW w:w="1440" w:type="dxa"/>
          </w:tcPr>
          <w:p w14:paraId="0F5998EE" w14:textId="77777777" w:rsidR="006C2BF2" w:rsidRPr="00513058" w:rsidRDefault="006C2BF2" w:rsidP="000476C5">
            <w:pPr>
              <w:rPr>
                <w:rFonts w:ascii="Arial" w:hAnsi="Arial" w:cs="Arial"/>
                <w:sz w:val="20"/>
                <w:szCs w:val="20"/>
              </w:rPr>
            </w:pPr>
            <w:r w:rsidRPr="00513058">
              <w:rPr>
                <w:rFonts w:ascii="Arial" w:hAnsi="Arial" w:cs="Arial"/>
                <w:sz w:val="20"/>
                <w:szCs w:val="20"/>
              </w:rPr>
              <w:t>0.77</w:t>
            </w:r>
          </w:p>
        </w:tc>
        <w:tc>
          <w:tcPr>
            <w:tcW w:w="1687" w:type="dxa"/>
          </w:tcPr>
          <w:p w14:paraId="7B4CABE3" w14:textId="77777777" w:rsidR="006C2BF2" w:rsidRPr="00513058" w:rsidRDefault="006C2BF2" w:rsidP="000476C5">
            <w:pPr>
              <w:rPr>
                <w:rFonts w:ascii="Arial" w:hAnsi="Arial" w:cs="Arial"/>
                <w:sz w:val="20"/>
                <w:szCs w:val="20"/>
              </w:rPr>
            </w:pPr>
            <w:r w:rsidRPr="00513058">
              <w:rPr>
                <w:rFonts w:ascii="Arial" w:hAnsi="Arial" w:cs="Arial"/>
                <w:sz w:val="20"/>
                <w:szCs w:val="20"/>
              </w:rPr>
              <w:t>0.64</w:t>
            </w:r>
          </w:p>
        </w:tc>
      </w:tr>
      <w:tr w:rsidR="006C2BF2" w:rsidRPr="00513058" w14:paraId="7ADBA7B8" w14:textId="77777777" w:rsidTr="00513058">
        <w:trPr>
          <w:jc w:val="center"/>
        </w:trPr>
        <w:tc>
          <w:tcPr>
            <w:tcW w:w="1368" w:type="dxa"/>
          </w:tcPr>
          <w:p w14:paraId="744FA859" w14:textId="77777777" w:rsidR="006C2BF2" w:rsidRPr="00513058" w:rsidRDefault="006C2BF2" w:rsidP="000476C5">
            <w:pPr>
              <w:rPr>
                <w:rFonts w:ascii="Arial" w:hAnsi="Arial" w:cs="Arial"/>
                <w:sz w:val="20"/>
                <w:szCs w:val="20"/>
              </w:rPr>
            </w:pPr>
            <w:r w:rsidRPr="00513058">
              <w:rPr>
                <w:rFonts w:ascii="Arial" w:hAnsi="Arial" w:cs="Arial"/>
                <w:sz w:val="20"/>
                <w:szCs w:val="20"/>
              </w:rPr>
              <w:t>3</w:t>
            </w:r>
          </w:p>
        </w:tc>
        <w:tc>
          <w:tcPr>
            <w:tcW w:w="1440" w:type="dxa"/>
          </w:tcPr>
          <w:p w14:paraId="2EFA5492" w14:textId="77777777" w:rsidR="006C2BF2" w:rsidRPr="00513058" w:rsidRDefault="006C2BF2" w:rsidP="000476C5">
            <w:pPr>
              <w:rPr>
                <w:rFonts w:ascii="Arial" w:hAnsi="Arial" w:cs="Arial"/>
                <w:sz w:val="20"/>
                <w:szCs w:val="20"/>
              </w:rPr>
            </w:pPr>
            <w:r w:rsidRPr="00513058">
              <w:rPr>
                <w:rFonts w:ascii="Arial" w:hAnsi="Arial" w:cs="Arial"/>
                <w:sz w:val="20"/>
                <w:szCs w:val="20"/>
              </w:rPr>
              <w:t>1</w:t>
            </w:r>
          </w:p>
        </w:tc>
        <w:tc>
          <w:tcPr>
            <w:tcW w:w="1687" w:type="dxa"/>
          </w:tcPr>
          <w:p w14:paraId="548B30CA" w14:textId="77777777" w:rsidR="006C2BF2" w:rsidRPr="00513058" w:rsidRDefault="006C2BF2" w:rsidP="000476C5">
            <w:pPr>
              <w:rPr>
                <w:rFonts w:ascii="Arial" w:hAnsi="Arial" w:cs="Arial"/>
                <w:sz w:val="20"/>
                <w:szCs w:val="20"/>
              </w:rPr>
            </w:pPr>
            <w:r w:rsidRPr="00513058">
              <w:rPr>
                <w:rFonts w:ascii="Arial" w:hAnsi="Arial" w:cs="Arial"/>
                <w:sz w:val="20"/>
                <w:szCs w:val="20"/>
              </w:rPr>
              <w:t>0.93</w:t>
            </w:r>
          </w:p>
        </w:tc>
      </w:tr>
      <w:tr w:rsidR="006C2BF2" w:rsidRPr="00513058" w14:paraId="058DAECA" w14:textId="77777777" w:rsidTr="00513058">
        <w:trPr>
          <w:jc w:val="center"/>
        </w:trPr>
        <w:tc>
          <w:tcPr>
            <w:tcW w:w="1368" w:type="dxa"/>
          </w:tcPr>
          <w:p w14:paraId="57BE4517"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c>
          <w:tcPr>
            <w:tcW w:w="1440" w:type="dxa"/>
          </w:tcPr>
          <w:p w14:paraId="396D57F3"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c>
          <w:tcPr>
            <w:tcW w:w="1687" w:type="dxa"/>
          </w:tcPr>
          <w:p w14:paraId="32D3E1E4" w14:textId="77777777" w:rsidR="006C2BF2" w:rsidRPr="00513058" w:rsidRDefault="006C2BF2" w:rsidP="000476C5">
            <w:pPr>
              <w:rPr>
                <w:rFonts w:ascii="Arial" w:hAnsi="Arial" w:cs="Arial"/>
                <w:sz w:val="20"/>
                <w:szCs w:val="20"/>
              </w:rPr>
            </w:pPr>
            <w:r w:rsidRPr="00513058">
              <w:rPr>
                <w:rFonts w:ascii="Arial" w:hAnsi="Arial" w:cs="Arial"/>
                <w:sz w:val="20"/>
                <w:szCs w:val="20"/>
              </w:rPr>
              <w:t>…</w:t>
            </w:r>
          </w:p>
        </w:tc>
      </w:tr>
      <w:tr w:rsidR="006C2BF2" w:rsidRPr="00513058" w14:paraId="3E873751" w14:textId="77777777" w:rsidTr="00513058">
        <w:trPr>
          <w:jc w:val="center"/>
        </w:trPr>
        <w:tc>
          <w:tcPr>
            <w:tcW w:w="1368" w:type="dxa"/>
          </w:tcPr>
          <w:p w14:paraId="27772F63" w14:textId="77777777" w:rsidR="006C2BF2" w:rsidRPr="00513058" w:rsidRDefault="006C2BF2" w:rsidP="000476C5">
            <w:pPr>
              <w:rPr>
                <w:rFonts w:ascii="Arial" w:hAnsi="Arial" w:cs="Arial"/>
                <w:sz w:val="20"/>
                <w:szCs w:val="20"/>
              </w:rPr>
            </w:pPr>
            <w:r w:rsidRPr="00513058">
              <w:rPr>
                <w:rFonts w:ascii="Arial" w:hAnsi="Arial" w:cs="Arial"/>
                <w:sz w:val="20"/>
                <w:szCs w:val="20"/>
              </w:rPr>
              <w:t>8759</w:t>
            </w:r>
          </w:p>
        </w:tc>
        <w:tc>
          <w:tcPr>
            <w:tcW w:w="1440" w:type="dxa"/>
          </w:tcPr>
          <w:p w14:paraId="22619EB1" w14:textId="77777777" w:rsidR="006C2BF2" w:rsidRPr="00513058" w:rsidRDefault="006C2BF2" w:rsidP="000476C5">
            <w:pPr>
              <w:rPr>
                <w:rFonts w:ascii="Arial" w:hAnsi="Arial" w:cs="Arial"/>
                <w:sz w:val="20"/>
                <w:szCs w:val="20"/>
              </w:rPr>
            </w:pPr>
            <w:r w:rsidRPr="00513058">
              <w:rPr>
                <w:rFonts w:ascii="Arial" w:hAnsi="Arial" w:cs="Arial"/>
                <w:sz w:val="20"/>
                <w:szCs w:val="20"/>
              </w:rPr>
              <w:t>0.2</w:t>
            </w:r>
          </w:p>
        </w:tc>
        <w:tc>
          <w:tcPr>
            <w:tcW w:w="1687" w:type="dxa"/>
          </w:tcPr>
          <w:p w14:paraId="1611A8D9" w14:textId="77777777" w:rsidR="006C2BF2" w:rsidRPr="00513058" w:rsidRDefault="006C2BF2" w:rsidP="000476C5">
            <w:pPr>
              <w:rPr>
                <w:rFonts w:ascii="Arial" w:hAnsi="Arial" w:cs="Arial"/>
                <w:sz w:val="20"/>
                <w:szCs w:val="20"/>
              </w:rPr>
            </w:pPr>
            <w:r w:rsidRPr="00513058">
              <w:rPr>
                <w:rFonts w:ascii="Arial" w:hAnsi="Arial" w:cs="Arial"/>
                <w:sz w:val="20"/>
                <w:szCs w:val="20"/>
              </w:rPr>
              <w:t>0</w:t>
            </w:r>
          </w:p>
        </w:tc>
      </w:tr>
    </w:tbl>
    <w:p w14:paraId="6461F7E3" w14:textId="77777777" w:rsidR="006C2BF2" w:rsidRDefault="006C2BF2" w:rsidP="006C2BF2"/>
    <w:p w14:paraId="001EEFAF" w14:textId="77777777" w:rsidR="00513058" w:rsidRDefault="006C2BF2" w:rsidP="00513058">
      <w:pPr>
        <w:pStyle w:val="NRELHead05"/>
      </w:pPr>
      <w:r w:rsidRPr="00513058">
        <w:t>Network file</w:t>
      </w:r>
    </w:p>
    <w:p w14:paraId="62669CCF" w14:textId="48342AF0" w:rsidR="006C2BF2" w:rsidRPr="00513058" w:rsidRDefault="00513058" w:rsidP="00513058">
      <w:pPr>
        <w:pStyle w:val="NRELBodyText"/>
      </w:pPr>
      <w:r>
        <w:t>T</w:t>
      </w:r>
      <w:r w:rsidR="006C2BF2">
        <w:t>he network file is one of the more complex input files, specified with the ‘</w:t>
      </w:r>
      <w:proofErr w:type="spellStart"/>
      <w:r w:rsidR="006C2BF2">
        <w:t>NetworkFile</w:t>
      </w:r>
      <w:proofErr w:type="spellEnd"/>
      <w:r w:rsidR="006C2BF2">
        <w:t xml:space="preserve">’ field. It specifies potential links between nodes, which transmission technologies are allowed, maximum capacities for each link and technology, and distances between links for each transmission technology. It should be formatted as shown below. Note that the link distances here are only used to calculate costs based on per-km cost inputs for truck and pipeline transmission. This is to facilitate easy set-up with actual network distances. However, distances can also be used to scale transmission costs for different links (e.g., if a particular pipeline link is more expensive due to difficult terrain, the user could artificially increase its pipeline distance). </w:t>
      </w:r>
      <w:del w:id="162" w:author="Brauch, Joe" w:date="2025-01-31T12:24:00Z" w16du:dateUtc="2025-01-31T17:24:00Z">
        <w:r w:rsidR="006C2BF2" w:rsidDel="00A56A6C">
          <w:delText xml:space="preserve">A note about link </w:delText>
        </w:r>
        <w:r w:rsidR="006C2BF2" w:rsidDel="00A56A6C">
          <w:lastRenderedPageBreak/>
          <w:delText>names: links are referred to by strings denoting which nodes they connect, e.g., ‘A to B’. The model by default uses the separator ‘ to</w:delText>
        </w:r>
        <w:r w:rsidR="00757116" w:rsidDel="00A56A6C">
          <w:delText xml:space="preserve"> ’</w:delText>
        </w:r>
        <w:r w:rsidR="006C2BF2" w:rsidDel="00A56A6C">
          <w:delText>, but this could be overridden if desired by passing a different separator to the get_link_flow_direction function.</w:delText>
        </w:r>
      </w:del>
    </w:p>
    <w:tbl>
      <w:tblPr>
        <w:tblStyle w:val="TableGrid"/>
        <w:tblW w:w="0" w:type="auto"/>
        <w:jc w:val="center"/>
        <w:tblLook w:val="04A0" w:firstRow="1" w:lastRow="0" w:firstColumn="1" w:lastColumn="0" w:noHBand="0" w:noVBand="1"/>
      </w:tblPr>
      <w:tblGrid>
        <w:gridCol w:w="984"/>
        <w:gridCol w:w="984"/>
        <w:gridCol w:w="984"/>
        <w:gridCol w:w="984"/>
        <w:gridCol w:w="984"/>
        <w:gridCol w:w="1028"/>
        <w:gridCol w:w="1028"/>
        <w:gridCol w:w="1017"/>
        <w:gridCol w:w="1051"/>
      </w:tblGrid>
      <w:tr w:rsidR="006C2BF2" w:rsidRPr="00513058" w14:paraId="791D5664" w14:textId="77777777" w:rsidTr="00513058">
        <w:trPr>
          <w:jc w:val="center"/>
        </w:trPr>
        <w:tc>
          <w:tcPr>
            <w:tcW w:w="984" w:type="dxa"/>
            <w:vAlign w:val="bottom"/>
          </w:tcPr>
          <w:p w14:paraId="159AA3EB"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Link</w:t>
            </w:r>
          </w:p>
        </w:tc>
        <w:tc>
          <w:tcPr>
            <w:tcW w:w="984" w:type="dxa"/>
            <w:vAlign w:val="bottom"/>
          </w:tcPr>
          <w:p w14:paraId="688F255E"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Start node</w:t>
            </w:r>
          </w:p>
        </w:tc>
        <w:tc>
          <w:tcPr>
            <w:tcW w:w="984" w:type="dxa"/>
            <w:vAlign w:val="bottom"/>
          </w:tcPr>
          <w:p w14:paraId="56996D6D"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End node</w:t>
            </w:r>
          </w:p>
        </w:tc>
        <w:tc>
          <w:tcPr>
            <w:tcW w:w="984" w:type="dxa"/>
            <w:vAlign w:val="bottom"/>
          </w:tcPr>
          <w:p w14:paraId="5707C61D"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Pipeline allowed</w:t>
            </w:r>
          </w:p>
        </w:tc>
        <w:tc>
          <w:tcPr>
            <w:tcW w:w="984" w:type="dxa"/>
            <w:vAlign w:val="bottom"/>
          </w:tcPr>
          <w:p w14:paraId="6048265E"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Truck allowed</w:t>
            </w:r>
          </w:p>
        </w:tc>
        <w:tc>
          <w:tcPr>
            <w:tcW w:w="984" w:type="dxa"/>
            <w:vAlign w:val="bottom"/>
          </w:tcPr>
          <w:p w14:paraId="4AF4CA33"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Pipeline distance [km]</w:t>
            </w:r>
          </w:p>
        </w:tc>
        <w:tc>
          <w:tcPr>
            <w:tcW w:w="984" w:type="dxa"/>
            <w:vAlign w:val="bottom"/>
          </w:tcPr>
          <w:p w14:paraId="2BFDEF81"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Truck distance [km]</w:t>
            </w:r>
          </w:p>
        </w:tc>
        <w:tc>
          <w:tcPr>
            <w:tcW w:w="984" w:type="dxa"/>
            <w:vAlign w:val="bottom"/>
          </w:tcPr>
          <w:p w14:paraId="47D9EDB2"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Pipeline max capacity [kg/</w:t>
            </w:r>
            <w:proofErr w:type="spellStart"/>
            <w:r w:rsidRPr="00513058">
              <w:rPr>
                <w:rFonts w:ascii="Arial" w:hAnsi="Arial" w:cs="Arial"/>
                <w:b/>
                <w:bCs/>
                <w:color w:val="000000"/>
                <w:sz w:val="20"/>
                <w:szCs w:val="20"/>
              </w:rPr>
              <w:t>hr</w:t>
            </w:r>
            <w:proofErr w:type="spellEnd"/>
            <w:r w:rsidRPr="00513058">
              <w:rPr>
                <w:rFonts w:ascii="Arial" w:hAnsi="Arial" w:cs="Arial"/>
                <w:b/>
                <w:bCs/>
                <w:color w:val="000000"/>
                <w:sz w:val="20"/>
                <w:szCs w:val="20"/>
              </w:rPr>
              <w:t>]</w:t>
            </w:r>
          </w:p>
        </w:tc>
        <w:tc>
          <w:tcPr>
            <w:tcW w:w="984" w:type="dxa"/>
            <w:vAlign w:val="bottom"/>
          </w:tcPr>
          <w:p w14:paraId="0E80AA99"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b/>
                <w:bCs/>
                <w:color w:val="000000"/>
                <w:sz w:val="20"/>
                <w:szCs w:val="20"/>
              </w:rPr>
              <w:t>Truck max capacity [kg/</w:t>
            </w:r>
            <w:proofErr w:type="spellStart"/>
            <w:r w:rsidRPr="00513058">
              <w:rPr>
                <w:rFonts w:ascii="Arial" w:hAnsi="Arial" w:cs="Arial"/>
                <w:b/>
                <w:bCs/>
                <w:color w:val="000000"/>
                <w:sz w:val="20"/>
                <w:szCs w:val="20"/>
              </w:rPr>
              <w:t>hr</w:t>
            </w:r>
            <w:proofErr w:type="spellEnd"/>
            <w:r w:rsidRPr="00513058">
              <w:rPr>
                <w:rFonts w:ascii="Arial" w:hAnsi="Arial" w:cs="Arial"/>
                <w:b/>
                <w:bCs/>
                <w:color w:val="000000"/>
                <w:sz w:val="20"/>
                <w:szCs w:val="20"/>
              </w:rPr>
              <w:t>]</w:t>
            </w:r>
          </w:p>
        </w:tc>
      </w:tr>
      <w:tr w:rsidR="006C2BF2" w:rsidRPr="00513058" w14:paraId="7B26F9AB" w14:textId="77777777" w:rsidTr="00513058">
        <w:trPr>
          <w:jc w:val="center"/>
        </w:trPr>
        <w:tc>
          <w:tcPr>
            <w:tcW w:w="984" w:type="dxa"/>
            <w:vAlign w:val="bottom"/>
          </w:tcPr>
          <w:p w14:paraId="75883DF9"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A to B</w:t>
            </w:r>
          </w:p>
        </w:tc>
        <w:tc>
          <w:tcPr>
            <w:tcW w:w="984" w:type="dxa"/>
            <w:vAlign w:val="bottom"/>
          </w:tcPr>
          <w:p w14:paraId="06BE7F35"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A</w:t>
            </w:r>
          </w:p>
        </w:tc>
        <w:tc>
          <w:tcPr>
            <w:tcW w:w="984" w:type="dxa"/>
            <w:vAlign w:val="bottom"/>
          </w:tcPr>
          <w:p w14:paraId="5522D092"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B</w:t>
            </w:r>
          </w:p>
        </w:tc>
        <w:tc>
          <w:tcPr>
            <w:tcW w:w="984" w:type="dxa"/>
            <w:vAlign w:val="bottom"/>
          </w:tcPr>
          <w:p w14:paraId="33A85359"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Y</w:t>
            </w:r>
          </w:p>
        </w:tc>
        <w:tc>
          <w:tcPr>
            <w:tcW w:w="984" w:type="dxa"/>
            <w:vAlign w:val="bottom"/>
          </w:tcPr>
          <w:p w14:paraId="5B923CCC"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Y</w:t>
            </w:r>
          </w:p>
        </w:tc>
        <w:tc>
          <w:tcPr>
            <w:tcW w:w="984" w:type="dxa"/>
            <w:vAlign w:val="bottom"/>
          </w:tcPr>
          <w:p w14:paraId="1433322F"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100</w:t>
            </w:r>
          </w:p>
        </w:tc>
        <w:tc>
          <w:tcPr>
            <w:tcW w:w="984" w:type="dxa"/>
            <w:vAlign w:val="bottom"/>
          </w:tcPr>
          <w:p w14:paraId="0B18E0E9" w14:textId="77777777" w:rsidR="006C2BF2" w:rsidRPr="00513058" w:rsidRDefault="006C2BF2" w:rsidP="000476C5">
            <w:pPr>
              <w:pStyle w:val="ListParagraph"/>
              <w:ind w:left="0"/>
              <w:rPr>
                <w:rFonts w:ascii="Arial" w:hAnsi="Arial" w:cs="Arial"/>
                <w:sz w:val="20"/>
                <w:szCs w:val="20"/>
              </w:rPr>
            </w:pPr>
            <w:r w:rsidRPr="00513058">
              <w:rPr>
                <w:rFonts w:ascii="Arial" w:hAnsi="Arial" w:cs="Arial"/>
                <w:sz w:val="20"/>
                <w:szCs w:val="20"/>
              </w:rPr>
              <w:t>120</w:t>
            </w:r>
          </w:p>
        </w:tc>
        <w:tc>
          <w:tcPr>
            <w:tcW w:w="984" w:type="dxa"/>
            <w:vAlign w:val="bottom"/>
          </w:tcPr>
          <w:p w14:paraId="54790816"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500000</w:t>
            </w:r>
          </w:p>
        </w:tc>
        <w:tc>
          <w:tcPr>
            <w:tcW w:w="984" w:type="dxa"/>
            <w:vAlign w:val="bottom"/>
          </w:tcPr>
          <w:p w14:paraId="42380BBC" w14:textId="77777777" w:rsidR="006C2BF2" w:rsidRPr="00513058" w:rsidRDefault="006C2BF2" w:rsidP="000476C5">
            <w:pPr>
              <w:pStyle w:val="ListParagraph"/>
              <w:ind w:left="0"/>
              <w:rPr>
                <w:rFonts w:ascii="Arial" w:hAnsi="Arial" w:cs="Arial"/>
                <w:b/>
                <w:bCs/>
                <w:sz w:val="20"/>
                <w:szCs w:val="20"/>
              </w:rPr>
            </w:pPr>
            <w:r w:rsidRPr="00513058">
              <w:rPr>
                <w:rFonts w:ascii="Arial" w:hAnsi="Arial" w:cs="Arial"/>
                <w:color w:val="000000"/>
                <w:sz w:val="20"/>
                <w:szCs w:val="20"/>
              </w:rPr>
              <w:t>4166.667</w:t>
            </w:r>
          </w:p>
        </w:tc>
      </w:tr>
    </w:tbl>
    <w:p w14:paraId="2145152D" w14:textId="77777777" w:rsidR="006C2BF2" w:rsidRDefault="006C2BF2" w:rsidP="006C2BF2">
      <w:pPr>
        <w:pStyle w:val="ListParagraph"/>
        <w:rPr>
          <w:b/>
          <w:bCs/>
        </w:rPr>
      </w:pPr>
    </w:p>
    <w:p w14:paraId="6CE1958E" w14:textId="77777777" w:rsidR="003562F0" w:rsidRDefault="006C2BF2" w:rsidP="003562F0">
      <w:pPr>
        <w:pStyle w:val="NRELHead05"/>
      </w:pPr>
      <w:r w:rsidRPr="003562F0">
        <w:t>Storage constraint files</w:t>
      </w:r>
    </w:p>
    <w:p w14:paraId="21339E22" w14:textId="48828AAA" w:rsidR="006C2BF2" w:rsidRPr="003562F0" w:rsidRDefault="003562F0" w:rsidP="003562F0">
      <w:pPr>
        <w:pStyle w:val="NRELBodyText"/>
        <w:rPr>
          <w:b/>
          <w:bCs/>
        </w:rPr>
      </w:pPr>
      <w:r>
        <w:t>S</w:t>
      </w:r>
      <w:r w:rsidR="006C2BF2" w:rsidRPr="00A40DD3">
        <w:t>torage constraints and capacity limits are captured in two files, specified by the ‘</w:t>
      </w:r>
      <w:proofErr w:type="spellStart"/>
      <w:r w:rsidR="006C2BF2" w:rsidRPr="00A40DD3">
        <w:t>StorCapacityFile</w:t>
      </w:r>
      <w:proofErr w:type="spellEnd"/>
      <w:r w:rsidR="006C2BF2" w:rsidRPr="00A40DD3">
        <w:t>’ and ‘</w:t>
      </w:r>
      <w:proofErr w:type="spellStart"/>
      <w:r w:rsidR="006C2BF2" w:rsidRPr="00A40DD3">
        <w:t>StorLimitsFile</w:t>
      </w:r>
      <w:proofErr w:type="spellEnd"/>
      <w:r w:rsidR="006C2BF2" w:rsidRPr="00A40DD3">
        <w:t xml:space="preserve">’ field. They should be formatted as shown below. </w:t>
      </w:r>
      <w:proofErr w:type="spellStart"/>
      <w:r w:rsidR="006C2BF2" w:rsidRPr="00A40DD3">
        <w:t>StorageCapacityFiles</w:t>
      </w:r>
      <w:proofErr w:type="spellEnd"/>
      <w:r w:rsidR="006C2BF2" w:rsidRPr="00A40DD3">
        <w:t xml:space="preserve"> contains capacity limits for each storage technology and each zone, while ‘</w:t>
      </w:r>
      <w:proofErr w:type="spellStart"/>
      <w:r w:rsidR="006C2BF2" w:rsidRPr="00A40DD3">
        <w:t>StorLimitsFile</w:t>
      </w:r>
      <w:proofErr w:type="spellEnd"/>
      <w:r w:rsidR="006C2BF2" w:rsidRPr="00A40DD3">
        <w:t>’ contains total capacity constraints for the entire system and limits for how much hydrogen can be charged or discharged per hour, as a fraction of working capacity. Capacity constraints are in kg of working capacity. To not impose a limit on a given capacity or constraint, use ‘inf’.</w:t>
      </w:r>
    </w:p>
    <w:p w14:paraId="544647B5" w14:textId="77777777" w:rsidR="006C2BF2" w:rsidRPr="003562F0" w:rsidRDefault="006C2BF2" w:rsidP="003562F0">
      <w:pPr>
        <w:pStyle w:val="NRELHead06"/>
      </w:pPr>
      <w:proofErr w:type="spellStart"/>
      <w:r w:rsidRPr="003562F0">
        <w:t>StorCapacityFile</w:t>
      </w:r>
      <w:proofErr w:type="spellEnd"/>
    </w:p>
    <w:tbl>
      <w:tblPr>
        <w:tblStyle w:val="TableGrid"/>
        <w:tblW w:w="0" w:type="auto"/>
        <w:jc w:val="center"/>
        <w:tblLook w:val="04A0" w:firstRow="1" w:lastRow="0" w:firstColumn="1" w:lastColumn="0" w:noHBand="0" w:noVBand="1"/>
      </w:tblPr>
      <w:tblGrid>
        <w:gridCol w:w="1443"/>
        <w:gridCol w:w="1453"/>
        <w:gridCol w:w="1506"/>
        <w:gridCol w:w="1478"/>
      </w:tblGrid>
      <w:tr w:rsidR="006C2BF2" w:rsidRPr="003562F0" w14:paraId="35AC16F4" w14:textId="77777777" w:rsidTr="000476C5">
        <w:trPr>
          <w:jc w:val="center"/>
        </w:trPr>
        <w:tc>
          <w:tcPr>
            <w:tcW w:w="1443" w:type="dxa"/>
          </w:tcPr>
          <w:p w14:paraId="2739BDED" w14:textId="77777777" w:rsidR="006C2BF2" w:rsidRPr="003562F0" w:rsidRDefault="006C2BF2" w:rsidP="002728BF">
            <w:pPr>
              <w:pStyle w:val="ListParagraph"/>
              <w:spacing w:line="240" w:lineRule="auto"/>
              <w:ind w:left="0"/>
              <w:rPr>
                <w:rFonts w:ascii="Arial" w:hAnsi="Arial" w:cs="Arial"/>
                <w:b/>
                <w:bCs/>
                <w:sz w:val="20"/>
                <w:szCs w:val="20"/>
              </w:rPr>
            </w:pPr>
            <w:r w:rsidRPr="003562F0">
              <w:rPr>
                <w:rFonts w:ascii="Arial" w:hAnsi="Arial" w:cs="Arial"/>
                <w:b/>
                <w:bCs/>
                <w:sz w:val="20"/>
                <w:szCs w:val="20"/>
              </w:rPr>
              <w:t>Node</w:t>
            </w:r>
          </w:p>
        </w:tc>
        <w:tc>
          <w:tcPr>
            <w:tcW w:w="1453" w:type="dxa"/>
          </w:tcPr>
          <w:p w14:paraId="6D37F866" w14:textId="77777777" w:rsidR="006C2BF2" w:rsidRPr="003562F0" w:rsidRDefault="006C2BF2" w:rsidP="002728BF">
            <w:pPr>
              <w:pStyle w:val="ListParagraph"/>
              <w:spacing w:line="240" w:lineRule="auto"/>
              <w:ind w:left="0"/>
              <w:rPr>
                <w:rFonts w:ascii="Arial" w:hAnsi="Arial" w:cs="Arial"/>
                <w:b/>
                <w:bCs/>
                <w:sz w:val="20"/>
                <w:szCs w:val="20"/>
              </w:rPr>
            </w:pPr>
            <w:r w:rsidRPr="003562F0">
              <w:rPr>
                <w:rFonts w:ascii="Arial" w:hAnsi="Arial" w:cs="Arial"/>
                <w:b/>
                <w:bCs/>
                <w:sz w:val="20"/>
                <w:szCs w:val="20"/>
              </w:rPr>
              <w:t>A</w:t>
            </w:r>
          </w:p>
        </w:tc>
        <w:tc>
          <w:tcPr>
            <w:tcW w:w="1506" w:type="dxa"/>
          </w:tcPr>
          <w:p w14:paraId="17414FF4" w14:textId="77777777" w:rsidR="006C2BF2" w:rsidRPr="003562F0" w:rsidRDefault="006C2BF2" w:rsidP="002728BF">
            <w:pPr>
              <w:pStyle w:val="ListParagraph"/>
              <w:spacing w:line="240" w:lineRule="auto"/>
              <w:ind w:left="0"/>
              <w:rPr>
                <w:rFonts w:ascii="Arial" w:hAnsi="Arial" w:cs="Arial"/>
                <w:b/>
                <w:bCs/>
                <w:sz w:val="20"/>
                <w:szCs w:val="20"/>
              </w:rPr>
            </w:pPr>
            <w:r w:rsidRPr="003562F0">
              <w:rPr>
                <w:rFonts w:ascii="Arial" w:hAnsi="Arial" w:cs="Arial"/>
                <w:b/>
                <w:bCs/>
                <w:sz w:val="20"/>
                <w:szCs w:val="20"/>
              </w:rPr>
              <w:t>B</w:t>
            </w:r>
          </w:p>
        </w:tc>
        <w:tc>
          <w:tcPr>
            <w:tcW w:w="1478" w:type="dxa"/>
          </w:tcPr>
          <w:p w14:paraId="3FA4F086" w14:textId="77777777" w:rsidR="006C2BF2" w:rsidRPr="003562F0" w:rsidRDefault="006C2BF2" w:rsidP="002728BF">
            <w:pPr>
              <w:pStyle w:val="ListParagraph"/>
              <w:spacing w:line="240" w:lineRule="auto"/>
              <w:ind w:left="0"/>
              <w:rPr>
                <w:rFonts w:ascii="Arial" w:hAnsi="Arial" w:cs="Arial"/>
                <w:b/>
                <w:bCs/>
                <w:sz w:val="20"/>
                <w:szCs w:val="20"/>
              </w:rPr>
            </w:pPr>
            <w:r w:rsidRPr="003562F0">
              <w:rPr>
                <w:rFonts w:ascii="Arial" w:hAnsi="Arial" w:cs="Arial"/>
                <w:b/>
                <w:bCs/>
                <w:sz w:val="20"/>
                <w:szCs w:val="20"/>
              </w:rPr>
              <w:t>…</w:t>
            </w:r>
          </w:p>
        </w:tc>
      </w:tr>
      <w:tr w:rsidR="006C2BF2" w:rsidRPr="003562F0" w14:paraId="672B7CBB" w14:textId="77777777" w:rsidTr="000476C5">
        <w:trPr>
          <w:jc w:val="center"/>
        </w:trPr>
        <w:tc>
          <w:tcPr>
            <w:tcW w:w="1443" w:type="dxa"/>
          </w:tcPr>
          <w:p w14:paraId="25F9530D"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Geologic</w:t>
            </w:r>
          </w:p>
        </w:tc>
        <w:tc>
          <w:tcPr>
            <w:tcW w:w="1453" w:type="dxa"/>
          </w:tcPr>
          <w:p w14:paraId="68F3ED57"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0</w:t>
            </w:r>
          </w:p>
        </w:tc>
        <w:tc>
          <w:tcPr>
            <w:tcW w:w="1506" w:type="dxa"/>
          </w:tcPr>
          <w:p w14:paraId="70E517B7"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2000</w:t>
            </w:r>
          </w:p>
        </w:tc>
        <w:tc>
          <w:tcPr>
            <w:tcW w:w="1478" w:type="dxa"/>
          </w:tcPr>
          <w:p w14:paraId="1FCBC403"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r>
      <w:tr w:rsidR="006C2BF2" w:rsidRPr="003562F0" w14:paraId="0CB67695" w14:textId="77777777" w:rsidTr="000476C5">
        <w:trPr>
          <w:jc w:val="center"/>
        </w:trPr>
        <w:tc>
          <w:tcPr>
            <w:tcW w:w="1443" w:type="dxa"/>
          </w:tcPr>
          <w:p w14:paraId="0A5D0361"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Tank</w:t>
            </w:r>
          </w:p>
        </w:tc>
        <w:tc>
          <w:tcPr>
            <w:tcW w:w="1453" w:type="dxa"/>
          </w:tcPr>
          <w:p w14:paraId="2D5753DE"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inf</w:t>
            </w:r>
          </w:p>
        </w:tc>
        <w:tc>
          <w:tcPr>
            <w:tcW w:w="1506" w:type="dxa"/>
          </w:tcPr>
          <w:p w14:paraId="0A3924E6"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0</w:t>
            </w:r>
          </w:p>
        </w:tc>
        <w:tc>
          <w:tcPr>
            <w:tcW w:w="1478" w:type="dxa"/>
          </w:tcPr>
          <w:p w14:paraId="4D493657"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r>
      <w:tr w:rsidR="006C2BF2" w:rsidRPr="003562F0" w14:paraId="14F19E1D" w14:textId="77777777" w:rsidTr="000476C5">
        <w:trPr>
          <w:jc w:val="center"/>
        </w:trPr>
        <w:tc>
          <w:tcPr>
            <w:tcW w:w="1443" w:type="dxa"/>
          </w:tcPr>
          <w:p w14:paraId="4EEFF6D6"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c>
          <w:tcPr>
            <w:tcW w:w="1453" w:type="dxa"/>
          </w:tcPr>
          <w:p w14:paraId="66DD5F3C"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c>
          <w:tcPr>
            <w:tcW w:w="1506" w:type="dxa"/>
          </w:tcPr>
          <w:p w14:paraId="559B656D"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c>
          <w:tcPr>
            <w:tcW w:w="1478" w:type="dxa"/>
          </w:tcPr>
          <w:p w14:paraId="458EDE44" w14:textId="77777777" w:rsidR="006C2BF2" w:rsidRPr="003562F0" w:rsidRDefault="006C2BF2" w:rsidP="002728BF">
            <w:pPr>
              <w:pStyle w:val="ListParagraph"/>
              <w:spacing w:line="240" w:lineRule="auto"/>
              <w:ind w:left="0"/>
              <w:rPr>
                <w:rFonts w:ascii="Arial" w:hAnsi="Arial" w:cs="Arial"/>
                <w:sz w:val="20"/>
                <w:szCs w:val="20"/>
              </w:rPr>
            </w:pPr>
            <w:r w:rsidRPr="003562F0">
              <w:rPr>
                <w:rFonts w:ascii="Arial" w:hAnsi="Arial" w:cs="Arial"/>
                <w:sz w:val="20"/>
                <w:szCs w:val="20"/>
              </w:rPr>
              <w:t>…</w:t>
            </w:r>
          </w:p>
        </w:tc>
      </w:tr>
    </w:tbl>
    <w:p w14:paraId="144B75FC" w14:textId="77777777" w:rsidR="006C2BF2" w:rsidRDefault="006C2BF2" w:rsidP="006C2BF2">
      <w:pPr>
        <w:pStyle w:val="ListParagraph"/>
      </w:pPr>
    </w:p>
    <w:p w14:paraId="2DFA07E9" w14:textId="77777777" w:rsidR="006C2BF2" w:rsidRDefault="006C2BF2" w:rsidP="002728BF">
      <w:pPr>
        <w:pStyle w:val="NRELHead06"/>
      </w:pPr>
      <w:proofErr w:type="spellStart"/>
      <w:r>
        <w:t>StorLimitsFile</w:t>
      </w:r>
      <w:proofErr w:type="spellEnd"/>
    </w:p>
    <w:tbl>
      <w:tblPr>
        <w:tblStyle w:val="TableGrid"/>
        <w:tblW w:w="0" w:type="auto"/>
        <w:jc w:val="center"/>
        <w:tblLook w:val="04A0" w:firstRow="1" w:lastRow="0" w:firstColumn="1" w:lastColumn="0" w:noHBand="0" w:noVBand="1"/>
      </w:tblPr>
      <w:tblGrid>
        <w:gridCol w:w="1198"/>
        <w:gridCol w:w="1226"/>
        <w:gridCol w:w="1338"/>
        <w:gridCol w:w="1292"/>
      </w:tblGrid>
      <w:tr w:rsidR="006C2BF2" w:rsidRPr="002728BF" w14:paraId="7CF7AC8F" w14:textId="77777777" w:rsidTr="000476C5">
        <w:trPr>
          <w:jc w:val="center"/>
        </w:trPr>
        <w:tc>
          <w:tcPr>
            <w:tcW w:w="1198" w:type="dxa"/>
          </w:tcPr>
          <w:p w14:paraId="6C0E346F"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Storage Tech</w:t>
            </w:r>
          </w:p>
        </w:tc>
        <w:tc>
          <w:tcPr>
            <w:tcW w:w="1226" w:type="dxa"/>
          </w:tcPr>
          <w:p w14:paraId="77FE6867"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Capacity</w:t>
            </w:r>
          </w:p>
        </w:tc>
        <w:tc>
          <w:tcPr>
            <w:tcW w:w="1338" w:type="dxa"/>
          </w:tcPr>
          <w:p w14:paraId="75F82EC7"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Charge limit</w:t>
            </w:r>
          </w:p>
        </w:tc>
        <w:tc>
          <w:tcPr>
            <w:tcW w:w="1292" w:type="dxa"/>
          </w:tcPr>
          <w:p w14:paraId="4D276FC5"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Discharge limit</w:t>
            </w:r>
          </w:p>
        </w:tc>
      </w:tr>
      <w:tr w:rsidR="006C2BF2" w:rsidRPr="002728BF" w14:paraId="11381C96" w14:textId="77777777" w:rsidTr="000476C5">
        <w:trPr>
          <w:jc w:val="center"/>
        </w:trPr>
        <w:tc>
          <w:tcPr>
            <w:tcW w:w="1198" w:type="dxa"/>
          </w:tcPr>
          <w:p w14:paraId="44A3DB8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Geologic</w:t>
            </w:r>
          </w:p>
        </w:tc>
        <w:tc>
          <w:tcPr>
            <w:tcW w:w="1226" w:type="dxa"/>
          </w:tcPr>
          <w:p w14:paraId="5D2A250F"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8000</w:t>
            </w:r>
          </w:p>
        </w:tc>
        <w:tc>
          <w:tcPr>
            <w:tcW w:w="1338" w:type="dxa"/>
          </w:tcPr>
          <w:p w14:paraId="34DC87D1"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0.001</w:t>
            </w:r>
          </w:p>
        </w:tc>
        <w:tc>
          <w:tcPr>
            <w:tcW w:w="1292" w:type="dxa"/>
          </w:tcPr>
          <w:p w14:paraId="0B532ED3"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0.004</w:t>
            </w:r>
          </w:p>
        </w:tc>
      </w:tr>
      <w:tr w:rsidR="006C2BF2" w:rsidRPr="002728BF" w14:paraId="10AF1104" w14:textId="77777777" w:rsidTr="000476C5">
        <w:trPr>
          <w:jc w:val="center"/>
        </w:trPr>
        <w:tc>
          <w:tcPr>
            <w:tcW w:w="1198" w:type="dxa"/>
          </w:tcPr>
          <w:p w14:paraId="30AD685B"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Tank</w:t>
            </w:r>
          </w:p>
        </w:tc>
        <w:tc>
          <w:tcPr>
            <w:tcW w:w="1226" w:type="dxa"/>
          </w:tcPr>
          <w:p w14:paraId="078937F0"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inf</w:t>
            </w:r>
          </w:p>
        </w:tc>
        <w:tc>
          <w:tcPr>
            <w:tcW w:w="1338" w:type="dxa"/>
          </w:tcPr>
          <w:p w14:paraId="3633B39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inf</w:t>
            </w:r>
          </w:p>
        </w:tc>
        <w:tc>
          <w:tcPr>
            <w:tcW w:w="1292" w:type="dxa"/>
          </w:tcPr>
          <w:p w14:paraId="787DE45F"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inf</w:t>
            </w:r>
          </w:p>
        </w:tc>
      </w:tr>
      <w:tr w:rsidR="006C2BF2" w:rsidRPr="002728BF" w14:paraId="5B539549" w14:textId="77777777" w:rsidTr="000476C5">
        <w:trPr>
          <w:jc w:val="center"/>
        </w:trPr>
        <w:tc>
          <w:tcPr>
            <w:tcW w:w="1198" w:type="dxa"/>
          </w:tcPr>
          <w:p w14:paraId="272C8DB6"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w:t>
            </w:r>
          </w:p>
        </w:tc>
        <w:tc>
          <w:tcPr>
            <w:tcW w:w="1226" w:type="dxa"/>
          </w:tcPr>
          <w:p w14:paraId="73454EFD"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w:t>
            </w:r>
          </w:p>
        </w:tc>
        <w:tc>
          <w:tcPr>
            <w:tcW w:w="1338" w:type="dxa"/>
          </w:tcPr>
          <w:p w14:paraId="44F431E0"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w:t>
            </w:r>
          </w:p>
        </w:tc>
        <w:tc>
          <w:tcPr>
            <w:tcW w:w="1292" w:type="dxa"/>
          </w:tcPr>
          <w:p w14:paraId="672A42D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w:t>
            </w:r>
          </w:p>
        </w:tc>
      </w:tr>
    </w:tbl>
    <w:p w14:paraId="30930788" w14:textId="77777777" w:rsidR="006C2BF2" w:rsidRDefault="006C2BF2" w:rsidP="006C2BF2">
      <w:pPr>
        <w:pStyle w:val="ListParagraph"/>
      </w:pPr>
    </w:p>
    <w:p w14:paraId="1394C978" w14:textId="77777777" w:rsidR="006C2BF2" w:rsidRPr="00953BF0" w:rsidRDefault="006C2BF2" w:rsidP="006C2BF2">
      <w:pPr>
        <w:pStyle w:val="ListParagraph"/>
      </w:pPr>
    </w:p>
    <w:p w14:paraId="64181EB1" w14:textId="77777777" w:rsidR="002728BF" w:rsidRDefault="006C2BF2" w:rsidP="002728BF">
      <w:pPr>
        <w:pStyle w:val="NRELHead05"/>
      </w:pPr>
      <w:r w:rsidRPr="002728BF">
        <w:t>Electricity generation, hydrogen production, and hydrogen storage cost files</w:t>
      </w:r>
    </w:p>
    <w:p w14:paraId="35D580A3" w14:textId="70E1D78F" w:rsidR="006C2BF2" w:rsidRPr="002728BF" w:rsidRDefault="002728BF" w:rsidP="002728BF">
      <w:pPr>
        <w:pStyle w:val="NRELBodyText"/>
      </w:pPr>
      <w:r>
        <w:t>T</w:t>
      </w:r>
      <w:r w:rsidR="006C2BF2">
        <w:t>he costs for each of these technologies are contained in files specified in the ‘</w:t>
      </w:r>
      <w:proofErr w:type="spellStart"/>
      <w:r w:rsidR="006C2BF2">
        <w:t>GenCostFile</w:t>
      </w:r>
      <w:proofErr w:type="spellEnd"/>
      <w:r w:rsidR="006C2BF2">
        <w:t>, ‘</w:t>
      </w:r>
      <w:proofErr w:type="spellStart"/>
      <w:r w:rsidR="006C2BF2">
        <w:t>StorCostFile</w:t>
      </w:r>
      <w:proofErr w:type="spellEnd"/>
      <w:r w:rsidR="006C2BF2">
        <w:t>’, and ‘</w:t>
      </w:r>
      <w:proofErr w:type="spellStart"/>
      <w:r w:rsidR="006C2BF2">
        <w:t>ProdCostFile</w:t>
      </w:r>
      <w:proofErr w:type="spellEnd"/>
      <w:r w:rsidR="006C2BF2">
        <w:t xml:space="preserve">’ fields. They should be formatted as shown below. HYPSTAT supports different cost inputs for different nodes, or the node column can simply read ‘All’ to be applied to all nodes. If a cost is specified for ‘All’ nodes and then also for any number of specific </w:t>
      </w:r>
      <w:r w:rsidR="006C2BF2">
        <w:lastRenderedPageBreak/>
        <w:t>nodes, the cost for ‘All’ will be applied to any non-specified nodes and the specific nodal costs in the file will be used for those nodes only.</w:t>
      </w:r>
    </w:p>
    <w:p w14:paraId="5AB4CB8C" w14:textId="77777777" w:rsidR="006C2BF2" w:rsidRDefault="006C2BF2" w:rsidP="002728BF">
      <w:pPr>
        <w:pStyle w:val="NRELHead06"/>
      </w:pPr>
      <w:proofErr w:type="spellStart"/>
      <w:r>
        <w:t>GenCostFile</w:t>
      </w:r>
      <w:proofErr w:type="spellEnd"/>
    </w:p>
    <w:tbl>
      <w:tblPr>
        <w:tblStyle w:val="TableGrid"/>
        <w:tblW w:w="0" w:type="auto"/>
        <w:jc w:val="center"/>
        <w:tblLook w:val="04A0" w:firstRow="1" w:lastRow="0" w:firstColumn="1" w:lastColumn="0" w:noHBand="0" w:noVBand="1"/>
      </w:tblPr>
      <w:tblGrid>
        <w:gridCol w:w="1443"/>
        <w:gridCol w:w="1453"/>
        <w:gridCol w:w="1506"/>
        <w:gridCol w:w="1478"/>
        <w:gridCol w:w="1474"/>
        <w:gridCol w:w="1502"/>
      </w:tblGrid>
      <w:tr w:rsidR="006C2BF2" w:rsidRPr="002728BF" w14:paraId="70DE5AF0" w14:textId="77777777" w:rsidTr="002728BF">
        <w:trPr>
          <w:jc w:val="center"/>
        </w:trPr>
        <w:tc>
          <w:tcPr>
            <w:tcW w:w="1443" w:type="dxa"/>
          </w:tcPr>
          <w:p w14:paraId="64F1ADFF"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Year</w:t>
            </w:r>
          </w:p>
        </w:tc>
        <w:tc>
          <w:tcPr>
            <w:tcW w:w="1453" w:type="dxa"/>
          </w:tcPr>
          <w:p w14:paraId="26ACFE4F"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Node</w:t>
            </w:r>
          </w:p>
        </w:tc>
        <w:tc>
          <w:tcPr>
            <w:tcW w:w="1506" w:type="dxa"/>
          </w:tcPr>
          <w:p w14:paraId="55A4DB0A"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Tech</w:t>
            </w:r>
          </w:p>
        </w:tc>
        <w:tc>
          <w:tcPr>
            <w:tcW w:w="1478" w:type="dxa"/>
          </w:tcPr>
          <w:p w14:paraId="3073ED45"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CAPEX ($/kW)</w:t>
            </w:r>
          </w:p>
        </w:tc>
        <w:tc>
          <w:tcPr>
            <w:tcW w:w="1474" w:type="dxa"/>
          </w:tcPr>
          <w:p w14:paraId="6A62335A"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Fixed OPEX ($/kW-yr)</w:t>
            </w:r>
          </w:p>
        </w:tc>
        <w:tc>
          <w:tcPr>
            <w:tcW w:w="1502" w:type="dxa"/>
          </w:tcPr>
          <w:p w14:paraId="5458E1E1"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Variable OPEX ($/kWh)</w:t>
            </w:r>
          </w:p>
        </w:tc>
      </w:tr>
      <w:tr w:rsidR="006C2BF2" w:rsidRPr="002728BF" w14:paraId="5DED02C3" w14:textId="77777777" w:rsidTr="002728BF">
        <w:trPr>
          <w:jc w:val="center"/>
        </w:trPr>
        <w:tc>
          <w:tcPr>
            <w:tcW w:w="1443" w:type="dxa"/>
          </w:tcPr>
          <w:p w14:paraId="1D53A01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2030</w:t>
            </w:r>
          </w:p>
        </w:tc>
        <w:tc>
          <w:tcPr>
            <w:tcW w:w="1453" w:type="dxa"/>
          </w:tcPr>
          <w:p w14:paraId="2C31C31D"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All</w:t>
            </w:r>
          </w:p>
        </w:tc>
        <w:tc>
          <w:tcPr>
            <w:tcW w:w="1506" w:type="dxa"/>
          </w:tcPr>
          <w:p w14:paraId="0C16F5D2" w14:textId="77777777" w:rsidR="006C2BF2" w:rsidRPr="002728BF" w:rsidRDefault="006C2BF2" w:rsidP="000476C5">
            <w:pPr>
              <w:pStyle w:val="ListParagraph"/>
              <w:ind w:left="0"/>
              <w:rPr>
                <w:rFonts w:ascii="Arial" w:hAnsi="Arial" w:cs="Arial"/>
                <w:sz w:val="20"/>
                <w:szCs w:val="20"/>
              </w:rPr>
            </w:pPr>
            <w:proofErr w:type="spellStart"/>
            <w:r w:rsidRPr="002728BF">
              <w:rPr>
                <w:rFonts w:ascii="Arial" w:hAnsi="Arial" w:cs="Arial"/>
                <w:sz w:val="20"/>
                <w:szCs w:val="20"/>
              </w:rPr>
              <w:t>Solar_PV</w:t>
            </w:r>
            <w:proofErr w:type="spellEnd"/>
          </w:p>
        </w:tc>
        <w:tc>
          <w:tcPr>
            <w:tcW w:w="1478" w:type="dxa"/>
          </w:tcPr>
          <w:p w14:paraId="67E13B4C"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400</w:t>
            </w:r>
          </w:p>
        </w:tc>
        <w:tc>
          <w:tcPr>
            <w:tcW w:w="1474" w:type="dxa"/>
          </w:tcPr>
          <w:p w14:paraId="46ACD3C9"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15</w:t>
            </w:r>
          </w:p>
        </w:tc>
        <w:tc>
          <w:tcPr>
            <w:tcW w:w="1502" w:type="dxa"/>
          </w:tcPr>
          <w:p w14:paraId="6F45A58D"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0</w:t>
            </w:r>
          </w:p>
        </w:tc>
      </w:tr>
    </w:tbl>
    <w:p w14:paraId="688FEC72" w14:textId="77777777" w:rsidR="006C2BF2" w:rsidRDefault="006C2BF2" w:rsidP="006C2BF2">
      <w:pPr>
        <w:pStyle w:val="ListParagraph"/>
      </w:pPr>
    </w:p>
    <w:p w14:paraId="746ECA0C" w14:textId="77777777" w:rsidR="006C2BF2" w:rsidRDefault="006C2BF2" w:rsidP="002728BF">
      <w:pPr>
        <w:pStyle w:val="NRELHead06"/>
      </w:pPr>
      <w:proofErr w:type="spellStart"/>
      <w:r>
        <w:t>ProdCostFile</w:t>
      </w:r>
      <w:proofErr w:type="spellEnd"/>
    </w:p>
    <w:tbl>
      <w:tblPr>
        <w:tblStyle w:val="TableGrid"/>
        <w:tblW w:w="0" w:type="auto"/>
        <w:jc w:val="center"/>
        <w:tblLook w:val="04A0" w:firstRow="1" w:lastRow="0" w:firstColumn="1" w:lastColumn="0" w:noHBand="0" w:noVBand="1"/>
      </w:tblPr>
      <w:tblGrid>
        <w:gridCol w:w="1473"/>
        <w:gridCol w:w="1473"/>
        <w:gridCol w:w="1473"/>
        <w:gridCol w:w="1473"/>
        <w:gridCol w:w="1473"/>
        <w:gridCol w:w="1473"/>
      </w:tblGrid>
      <w:tr w:rsidR="006C2BF2" w:rsidRPr="002728BF" w14:paraId="61EE2B0A" w14:textId="77777777" w:rsidTr="002728BF">
        <w:trPr>
          <w:jc w:val="center"/>
        </w:trPr>
        <w:tc>
          <w:tcPr>
            <w:tcW w:w="1473" w:type="dxa"/>
          </w:tcPr>
          <w:p w14:paraId="594A1922"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Year</w:t>
            </w:r>
          </w:p>
        </w:tc>
        <w:tc>
          <w:tcPr>
            <w:tcW w:w="1473" w:type="dxa"/>
          </w:tcPr>
          <w:p w14:paraId="0AB3010D"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Node</w:t>
            </w:r>
          </w:p>
        </w:tc>
        <w:tc>
          <w:tcPr>
            <w:tcW w:w="1473" w:type="dxa"/>
          </w:tcPr>
          <w:p w14:paraId="103BFF15"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Tech</w:t>
            </w:r>
          </w:p>
        </w:tc>
        <w:tc>
          <w:tcPr>
            <w:tcW w:w="1473" w:type="dxa"/>
          </w:tcPr>
          <w:p w14:paraId="68B5744F"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CAPEX ($/kW)</w:t>
            </w:r>
          </w:p>
        </w:tc>
        <w:tc>
          <w:tcPr>
            <w:tcW w:w="1473" w:type="dxa"/>
          </w:tcPr>
          <w:p w14:paraId="143BF6EF"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Fixed OPEX ($/kW-yr)</w:t>
            </w:r>
          </w:p>
        </w:tc>
        <w:tc>
          <w:tcPr>
            <w:tcW w:w="1473" w:type="dxa"/>
          </w:tcPr>
          <w:p w14:paraId="5B7CE871"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Efficiency (kWh/kg)</w:t>
            </w:r>
          </w:p>
        </w:tc>
      </w:tr>
      <w:tr w:rsidR="006C2BF2" w:rsidRPr="002728BF" w14:paraId="240CAA6D" w14:textId="77777777" w:rsidTr="002728BF">
        <w:trPr>
          <w:jc w:val="center"/>
        </w:trPr>
        <w:tc>
          <w:tcPr>
            <w:tcW w:w="1473" w:type="dxa"/>
          </w:tcPr>
          <w:p w14:paraId="08F5FF5E"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2030</w:t>
            </w:r>
          </w:p>
        </w:tc>
        <w:tc>
          <w:tcPr>
            <w:tcW w:w="1473" w:type="dxa"/>
          </w:tcPr>
          <w:p w14:paraId="60527FBB"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All</w:t>
            </w:r>
          </w:p>
        </w:tc>
        <w:tc>
          <w:tcPr>
            <w:tcW w:w="1473" w:type="dxa"/>
          </w:tcPr>
          <w:p w14:paraId="57FB06D1"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Electrolyzer</w:t>
            </w:r>
          </w:p>
        </w:tc>
        <w:tc>
          <w:tcPr>
            <w:tcW w:w="1473" w:type="dxa"/>
          </w:tcPr>
          <w:p w14:paraId="5441709E"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1000</w:t>
            </w:r>
          </w:p>
        </w:tc>
        <w:tc>
          <w:tcPr>
            <w:tcW w:w="1473" w:type="dxa"/>
          </w:tcPr>
          <w:p w14:paraId="6D8A3E6E"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20</w:t>
            </w:r>
          </w:p>
        </w:tc>
        <w:tc>
          <w:tcPr>
            <w:tcW w:w="1473" w:type="dxa"/>
          </w:tcPr>
          <w:p w14:paraId="6B89E46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55</w:t>
            </w:r>
          </w:p>
        </w:tc>
      </w:tr>
    </w:tbl>
    <w:p w14:paraId="14F2CB14" w14:textId="77777777" w:rsidR="006C2BF2" w:rsidRDefault="006C2BF2" w:rsidP="006C2BF2">
      <w:pPr>
        <w:pStyle w:val="ListParagraph"/>
      </w:pPr>
    </w:p>
    <w:p w14:paraId="41656993" w14:textId="77777777" w:rsidR="006C2BF2" w:rsidRDefault="006C2BF2" w:rsidP="002728BF">
      <w:pPr>
        <w:pStyle w:val="NRELHead06"/>
      </w:pPr>
      <w:proofErr w:type="spellStart"/>
      <w:r>
        <w:t>StorCostFile</w:t>
      </w:r>
      <w:proofErr w:type="spellEnd"/>
    </w:p>
    <w:tbl>
      <w:tblPr>
        <w:tblStyle w:val="TableGrid"/>
        <w:tblW w:w="0" w:type="auto"/>
        <w:jc w:val="center"/>
        <w:tblLook w:val="04A0" w:firstRow="1" w:lastRow="0" w:firstColumn="1" w:lastColumn="0" w:noHBand="0" w:noVBand="1"/>
      </w:tblPr>
      <w:tblGrid>
        <w:gridCol w:w="1449"/>
        <w:gridCol w:w="1469"/>
        <w:gridCol w:w="1637"/>
        <w:gridCol w:w="1512"/>
        <w:gridCol w:w="1313"/>
        <w:gridCol w:w="1476"/>
      </w:tblGrid>
      <w:tr w:rsidR="006C2BF2" w:rsidRPr="002728BF" w14:paraId="5CAF835F" w14:textId="77777777" w:rsidTr="002728BF">
        <w:trPr>
          <w:jc w:val="center"/>
        </w:trPr>
        <w:tc>
          <w:tcPr>
            <w:tcW w:w="1449" w:type="dxa"/>
          </w:tcPr>
          <w:p w14:paraId="6A9005CA"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Year</w:t>
            </w:r>
          </w:p>
        </w:tc>
        <w:tc>
          <w:tcPr>
            <w:tcW w:w="1469" w:type="dxa"/>
          </w:tcPr>
          <w:p w14:paraId="323B0AF9"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Node</w:t>
            </w:r>
          </w:p>
        </w:tc>
        <w:tc>
          <w:tcPr>
            <w:tcW w:w="1637" w:type="dxa"/>
          </w:tcPr>
          <w:p w14:paraId="1E20BE36"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Tech</w:t>
            </w:r>
          </w:p>
        </w:tc>
        <w:tc>
          <w:tcPr>
            <w:tcW w:w="1512" w:type="dxa"/>
          </w:tcPr>
          <w:p w14:paraId="692DE998"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CAPEX ($/kg)</w:t>
            </w:r>
          </w:p>
        </w:tc>
        <w:tc>
          <w:tcPr>
            <w:tcW w:w="1313" w:type="dxa"/>
          </w:tcPr>
          <w:p w14:paraId="21674D1A"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Fixed OPEX ($/kg-yr)</w:t>
            </w:r>
          </w:p>
        </w:tc>
        <w:tc>
          <w:tcPr>
            <w:tcW w:w="1476" w:type="dxa"/>
          </w:tcPr>
          <w:p w14:paraId="1305B2F8" w14:textId="77777777" w:rsidR="006C2BF2" w:rsidRPr="002728BF" w:rsidRDefault="006C2BF2" w:rsidP="000476C5">
            <w:pPr>
              <w:pStyle w:val="ListParagraph"/>
              <w:ind w:left="0"/>
              <w:rPr>
                <w:rFonts w:ascii="Arial" w:hAnsi="Arial" w:cs="Arial"/>
                <w:b/>
                <w:bCs/>
                <w:sz w:val="20"/>
                <w:szCs w:val="20"/>
              </w:rPr>
            </w:pPr>
            <w:r w:rsidRPr="002728BF">
              <w:rPr>
                <w:rFonts w:ascii="Arial" w:hAnsi="Arial" w:cs="Arial"/>
                <w:b/>
                <w:bCs/>
                <w:sz w:val="20"/>
                <w:szCs w:val="20"/>
              </w:rPr>
              <w:t>Variable OPEX ($/kg-charged)</w:t>
            </w:r>
          </w:p>
        </w:tc>
      </w:tr>
      <w:tr w:rsidR="006C2BF2" w:rsidRPr="002728BF" w14:paraId="5EBE86C3" w14:textId="77777777" w:rsidTr="002728BF">
        <w:trPr>
          <w:jc w:val="center"/>
        </w:trPr>
        <w:tc>
          <w:tcPr>
            <w:tcW w:w="1449" w:type="dxa"/>
          </w:tcPr>
          <w:p w14:paraId="544FC4F4"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2030</w:t>
            </w:r>
          </w:p>
        </w:tc>
        <w:tc>
          <w:tcPr>
            <w:tcW w:w="1469" w:type="dxa"/>
          </w:tcPr>
          <w:p w14:paraId="13439EA2"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All</w:t>
            </w:r>
          </w:p>
        </w:tc>
        <w:tc>
          <w:tcPr>
            <w:tcW w:w="1637" w:type="dxa"/>
          </w:tcPr>
          <w:p w14:paraId="24296619" w14:textId="77777777" w:rsidR="006C2BF2" w:rsidRPr="002728BF" w:rsidRDefault="006C2BF2" w:rsidP="000476C5">
            <w:pPr>
              <w:pStyle w:val="ListParagraph"/>
              <w:ind w:left="0"/>
              <w:rPr>
                <w:rFonts w:ascii="Arial" w:hAnsi="Arial" w:cs="Arial"/>
                <w:sz w:val="20"/>
                <w:szCs w:val="20"/>
              </w:rPr>
            </w:pPr>
            <w:proofErr w:type="spellStart"/>
            <w:r w:rsidRPr="002728BF">
              <w:rPr>
                <w:rFonts w:ascii="Arial" w:hAnsi="Arial" w:cs="Arial"/>
                <w:sz w:val="20"/>
                <w:szCs w:val="20"/>
              </w:rPr>
              <w:t>Salt_cavern</w:t>
            </w:r>
            <w:proofErr w:type="spellEnd"/>
          </w:p>
        </w:tc>
        <w:tc>
          <w:tcPr>
            <w:tcW w:w="1512" w:type="dxa"/>
          </w:tcPr>
          <w:p w14:paraId="633E9E3A"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30</w:t>
            </w:r>
          </w:p>
        </w:tc>
        <w:tc>
          <w:tcPr>
            <w:tcW w:w="1313" w:type="dxa"/>
          </w:tcPr>
          <w:p w14:paraId="74490C68"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0</w:t>
            </w:r>
          </w:p>
        </w:tc>
        <w:tc>
          <w:tcPr>
            <w:tcW w:w="1476" w:type="dxa"/>
          </w:tcPr>
          <w:p w14:paraId="316DDCDB" w14:textId="77777777" w:rsidR="006C2BF2" w:rsidRPr="002728BF" w:rsidRDefault="006C2BF2" w:rsidP="000476C5">
            <w:pPr>
              <w:pStyle w:val="ListParagraph"/>
              <w:ind w:left="0"/>
              <w:rPr>
                <w:rFonts w:ascii="Arial" w:hAnsi="Arial" w:cs="Arial"/>
                <w:sz w:val="20"/>
                <w:szCs w:val="20"/>
              </w:rPr>
            </w:pPr>
            <w:r w:rsidRPr="002728BF">
              <w:rPr>
                <w:rFonts w:ascii="Arial" w:hAnsi="Arial" w:cs="Arial"/>
                <w:sz w:val="20"/>
                <w:szCs w:val="20"/>
              </w:rPr>
              <w:t>0.06</w:t>
            </w:r>
          </w:p>
        </w:tc>
      </w:tr>
    </w:tbl>
    <w:p w14:paraId="4149E63C" w14:textId="77777777" w:rsidR="006C2BF2" w:rsidRPr="006722BA" w:rsidRDefault="006C2BF2" w:rsidP="006722BA">
      <w:pPr>
        <w:rPr>
          <w:b/>
          <w:bCs/>
        </w:rPr>
      </w:pPr>
    </w:p>
    <w:p w14:paraId="35BC7CEF" w14:textId="77777777" w:rsidR="006722BA" w:rsidRDefault="006C2BF2" w:rsidP="006722BA">
      <w:pPr>
        <w:pStyle w:val="NRELHead05"/>
      </w:pPr>
      <w:r w:rsidRPr="006722BA">
        <w:t>Time-variable OPEX for electricity generation (</w:t>
      </w:r>
      <w:r w:rsidR="006722BA">
        <w:t>optional</w:t>
      </w:r>
      <w:r w:rsidRPr="006722BA">
        <w:t>)</w:t>
      </w:r>
    </w:p>
    <w:p w14:paraId="4B125394" w14:textId="1B11BB16" w:rsidR="006C2BF2" w:rsidRDefault="006722BA" w:rsidP="006722BA">
      <w:pPr>
        <w:pStyle w:val="NRELBodyText"/>
      </w:pPr>
      <w:r>
        <w:t>I</w:t>
      </w:r>
      <w:r w:rsidR="006C2BF2">
        <w:t>f desired, a file or files can be provided for time-variable OPEX for specified electricity generation technologies (e.g., grid electricity). They should be specified under the ‘</w:t>
      </w:r>
      <w:proofErr w:type="spellStart"/>
      <w:r w:rsidR="006C2BF2">
        <w:t>GenCostProfileFile</w:t>
      </w:r>
      <w:proofErr w:type="spellEnd"/>
      <w:r w:rsidR="006C2BF2">
        <w:t xml:space="preserve">’ field and then specified using the specific generation technology that they refer to. If files are provided for a given technology, these time-variable OPEX will </w:t>
      </w:r>
      <w:r w:rsidR="006C2BF2" w:rsidRPr="006722BA">
        <w:rPr>
          <w:b/>
          <w:bCs/>
        </w:rPr>
        <w:t>override</w:t>
      </w:r>
      <w:r w:rsidR="006C2BF2">
        <w:t xml:space="preserve"> the OPEX noted in the ‘</w:t>
      </w:r>
      <w:proofErr w:type="spellStart"/>
      <w:r w:rsidR="006C2BF2">
        <w:t>GenCostFile</w:t>
      </w:r>
      <w:proofErr w:type="spellEnd"/>
      <w:r w:rsidR="006C2BF2">
        <w:t>’. Files should be formatted as shown below, with 8760 data rows corresponding to each hour of the year. (The actual values of the index column are disregarded.)</w:t>
      </w:r>
    </w:p>
    <w:tbl>
      <w:tblPr>
        <w:tblStyle w:val="TableGrid"/>
        <w:tblW w:w="0" w:type="auto"/>
        <w:jc w:val="center"/>
        <w:tblLook w:val="04A0" w:firstRow="1" w:lastRow="0" w:firstColumn="1" w:lastColumn="0" w:noHBand="0" w:noVBand="1"/>
      </w:tblPr>
      <w:tblGrid>
        <w:gridCol w:w="1368"/>
        <w:gridCol w:w="1440"/>
      </w:tblGrid>
      <w:tr w:rsidR="006C2BF2" w:rsidRPr="006722BA" w14:paraId="7B720EEA" w14:textId="77777777" w:rsidTr="000476C5">
        <w:trPr>
          <w:jc w:val="center"/>
        </w:trPr>
        <w:tc>
          <w:tcPr>
            <w:tcW w:w="1368" w:type="dxa"/>
          </w:tcPr>
          <w:p w14:paraId="191D2F0F" w14:textId="77777777" w:rsidR="006C2BF2" w:rsidRPr="006722BA" w:rsidRDefault="006C2BF2" w:rsidP="000476C5">
            <w:pPr>
              <w:rPr>
                <w:rFonts w:ascii="Arial" w:hAnsi="Arial" w:cs="Arial"/>
                <w:b/>
                <w:bCs/>
                <w:sz w:val="20"/>
                <w:szCs w:val="20"/>
              </w:rPr>
            </w:pPr>
          </w:p>
        </w:tc>
        <w:tc>
          <w:tcPr>
            <w:tcW w:w="1440" w:type="dxa"/>
          </w:tcPr>
          <w:p w14:paraId="0FA30135" w14:textId="77777777" w:rsidR="006C2BF2" w:rsidRPr="006722BA" w:rsidRDefault="006C2BF2" w:rsidP="000476C5">
            <w:pPr>
              <w:rPr>
                <w:rFonts w:ascii="Arial" w:hAnsi="Arial" w:cs="Arial"/>
                <w:b/>
                <w:bCs/>
                <w:sz w:val="20"/>
                <w:szCs w:val="20"/>
              </w:rPr>
            </w:pPr>
            <w:r w:rsidRPr="006722BA">
              <w:rPr>
                <w:rFonts w:ascii="Arial" w:hAnsi="Arial" w:cs="Arial"/>
                <w:b/>
                <w:bCs/>
                <w:sz w:val="20"/>
                <w:szCs w:val="20"/>
                <w:highlight w:val="yellow"/>
              </w:rPr>
              <w:t>Price ($/kWh)</w:t>
            </w:r>
          </w:p>
        </w:tc>
      </w:tr>
      <w:tr w:rsidR="006C2BF2" w:rsidRPr="006722BA" w14:paraId="465F3FAE" w14:textId="77777777" w:rsidTr="000476C5">
        <w:trPr>
          <w:jc w:val="center"/>
        </w:trPr>
        <w:tc>
          <w:tcPr>
            <w:tcW w:w="1368" w:type="dxa"/>
          </w:tcPr>
          <w:p w14:paraId="61B31DD8" w14:textId="77777777" w:rsidR="006C2BF2" w:rsidRPr="006722BA" w:rsidRDefault="006C2BF2" w:rsidP="000476C5">
            <w:pPr>
              <w:rPr>
                <w:rFonts w:ascii="Arial" w:hAnsi="Arial" w:cs="Arial"/>
                <w:sz w:val="20"/>
                <w:szCs w:val="20"/>
              </w:rPr>
            </w:pPr>
            <w:r w:rsidRPr="006722BA">
              <w:rPr>
                <w:rFonts w:ascii="Arial" w:hAnsi="Arial" w:cs="Arial"/>
                <w:sz w:val="20"/>
                <w:szCs w:val="20"/>
              </w:rPr>
              <w:t>0</w:t>
            </w:r>
          </w:p>
        </w:tc>
        <w:tc>
          <w:tcPr>
            <w:tcW w:w="1440" w:type="dxa"/>
          </w:tcPr>
          <w:p w14:paraId="2F8CC49B" w14:textId="77777777" w:rsidR="006C2BF2" w:rsidRPr="006722BA" w:rsidRDefault="006C2BF2" w:rsidP="000476C5">
            <w:pPr>
              <w:rPr>
                <w:rFonts w:ascii="Arial" w:hAnsi="Arial" w:cs="Arial"/>
                <w:sz w:val="20"/>
                <w:szCs w:val="20"/>
              </w:rPr>
            </w:pPr>
            <w:r w:rsidRPr="006722BA">
              <w:rPr>
                <w:rFonts w:ascii="Arial" w:hAnsi="Arial" w:cs="Arial"/>
                <w:sz w:val="20"/>
                <w:szCs w:val="20"/>
              </w:rPr>
              <w:t>0.02</w:t>
            </w:r>
          </w:p>
        </w:tc>
      </w:tr>
      <w:tr w:rsidR="006C2BF2" w:rsidRPr="006722BA" w14:paraId="7109ED6D" w14:textId="77777777" w:rsidTr="000476C5">
        <w:trPr>
          <w:jc w:val="center"/>
        </w:trPr>
        <w:tc>
          <w:tcPr>
            <w:tcW w:w="1368" w:type="dxa"/>
          </w:tcPr>
          <w:p w14:paraId="4F1ADA17" w14:textId="77777777" w:rsidR="006C2BF2" w:rsidRPr="006722BA" w:rsidRDefault="006C2BF2" w:rsidP="000476C5">
            <w:pPr>
              <w:rPr>
                <w:rFonts w:ascii="Arial" w:hAnsi="Arial" w:cs="Arial"/>
                <w:sz w:val="20"/>
                <w:szCs w:val="20"/>
              </w:rPr>
            </w:pPr>
            <w:r w:rsidRPr="006722BA">
              <w:rPr>
                <w:rFonts w:ascii="Arial" w:hAnsi="Arial" w:cs="Arial"/>
                <w:sz w:val="20"/>
                <w:szCs w:val="20"/>
              </w:rPr>
              <w:t>1</w:t>
            </w:r>
          </w:p>
        </w:tc>
        <w:tc>
          <w:tcPr>
            <w:tcW w:w="1440" w:type="dxa"/>
          </w:tcPr>
          <w:p w14:paraId="542D8310" w14:textId="77777777" w:rsidR="006C2BF2" w:rsidRPr="006722BA" w:rsidRDefault="006C2BF2" w:rsidP="000476C5">
            <w:pPr>
              <w:rPr>
                <w:rFonts w:ascii="Arial" w:hAnsi="Arial" w:cs="Arial"/>
                <w:sz w:val="20"/>
                <w:szCs w:val="20"/>
              </w:rPr>
            </w:pPr>
            <w:r w:rsidRPr="006722BA">
              <w:rPr>
                <w:rFonts w:ascii="Arial" w:hAnsi="Arial" w:cs="Arial"/>
                <w:sz w:val="20"/>
                <w:szCs w:val="20"/>
              </w:rPr>
              <w:t>0.03</w:t>
            </w:r>
          </w:p>
        </w:tc>
      </w:tr>
      <w:tr w:rsidR="006C2BF2" w:rsidRPr="006722BA" w14:paraId="655AE23E" w14:textId="77777777" w:rsidTr="000476C5">
        <w:trPr>
          <w:jc w:val="center"/>
        </w:trPr>
        <w:tc>
          <w:tcPr>
            <w:tcW w:w="1368" w:type="dxa"/>
          </w:tcPr>
          <w:p w14:paraId="24E66F07" w14:textId="77777777" w:rsidR="006C2BF2" w:rsidRPr="006722BA" w:rsidRDefault="006C2BF2" w:rsidP="000476C5">
            <w:pPr>
              <w:rPr>
                <w:rFonts w:ascii="Arial" w:hAnsi="Arial" w:cs="Arial"/>
                <w:sz w:val="20"/>
                <w:szCs w:val="20"/>
              </w:rPr>
            </w:pPr>
            <w:r w:rsidRPr="006722BA">
              <w:rPr>
                <w:rFonts w:ascii="Arial" w:hAnsi="Arial" w:cs="Arial"/>
                <w:sz w:val="20"/>
                <w:szCs w:val="20"/>
              </w:rPr>
              <w:t>2</w:t>
            </w:r>
          </w:p>
        </w:tc>
        <w:tc>
          <w:tcPr>
            <w:tcW w:w="1440" w:type="dxa"/>
          </w:tcPr>
          <w:p w14:paraId="373E1FE8" w14:textId="77777777" w:rsidR="006C2BF2" w:rsidRPr="006722BA" w:rsidRDefault="006C2BF2" w:rsidP="000476C5">
            <w:pPr>
              <w:rPr>
                <w:rFonts w:ascii="Arial" w:hAnsi="Arial" w:cs="Arial"/>
                <w:sz w:val="20"/>
                <w:szCs w:val="20"/>
              </w:rPr>
            </w:pPr>
            <w:r w:rsidRPr="006722BA">
              <w:rPr>
                <w:rFonts w:ascii="Arial" w:hAnsi="Arial" w:cs="Arial"/>
                <w:sz w:val="20"/>
                <w:szCs w:val="20"/>
              </w:rPr>
              <w:t>0.77</w:t>
            </w:r>
          </w:p>
        </w:tc>
      </w:tr>
      <w:tr w:rsidR="006C2BF2" w:rsidRPr="006722BA" w14:paraId="02D98C40" w14:textId="77777777" w:rsidTr="000476C5">
        <w:trPr>
          <w:jc w:val="center"/>
        </w:trPr>
        <w:tc>
          <w:tcPr>
            <w:tcW w:w="1368" w:type="dxa"/>
          </w:tcPr>
          <w:p w14:paraId="6AA651FE" w14:textId="77777777" w:rsidR="006C2BF2" w:rsidRPr="006722BA" w:rsidRDefault="006C2BF2" w:rsidP="000476C5">
            <w:pPr>
              <w:rPr>
                <w:rFonts w:ascii="Arial" w:hAnsi="Arial" w:cs="Arial"/>
                <w:sz w:val="20"/>
                <w:szCs w:val="20"/>
              </w:rPr>
            </w:pPr>
            <w:r w:rsidRPr="006722BA">
              <w:rPr>
                <w:rFonts w:ascii="Arial" w:hAnsi="Arial" w:cs="Arial"/>
                <w:sz w:val="20"/>
                <w:szCs w:val="20"/>
              </w:rPr>
              <w:t>…</w:t>
            </w:r>
          </w:p>
        </w:tc>
        <w:tc>
          <w:tcPr>
            <w:tcW w:w="1440" w:type="dxa"/>
          </w:tcPr>
          <w:p w14:paraId="09A46594" w14:textId="77777777" w:rsidR="006C2BF2" w:rsidRPr="006722BA" w:rsidRDefault="006C2BF2" w:rsidP="000476C5">
            <w:pPr>
              <w:rPr>
                <w:rFonts w:ascii="Arial" w:hAnsi="Arial" w:cs="Arial"/>
                <w:sz w:val="20"/>
                <w:szCs w:val="20"/>
              </w:rPr>
            </w:pPr>
            <w:r w:rsidRPr="006722BA">
              <w:rPr>
                <w:rFonts w:ascii="Arial" w:hAnsi="Arial" w:cs="Arial"/>
                <w:sz w:val="20"/>
                <w:szCs w:val="20"/>
              </w:rPr>
              <w:t>…</w:t>
            </w:r>
          </w:p>
        </w:tc>
      </w:tr>
      <w:tr w:rsidR="006C2BF2" w:rsidRPr="006722BA" w14:paraId="47EE8D98" w14:textId="77777777" w:rsidTr="000476C5">
        <w:trPr>
          <w:jc w:val="center"/>
        </w:trPr>
        <w:tc>
          <w:tcPr>
            <w:tcW w:w="1368" w:type="dxa"/>
          </w:tcPr>
          <w:p w14:paraId="6EE6308A" w14:textId="77777777" w:rsidR="006C2BF2" w:rsidRPr="006722BA" w:rsidRDefault="006C2BF2" w:rsidP="000476C5">
            <w:pPr>
              <w:rPr>
                <w:rFonts w:ascii="Arial" w:hAnsi="Arial" w:cs="Arial"/>
                <w:sz w:val="20"/>
                <w:szCs w:val="20"/>
              </w:rPr>
            </w:pPr>
            <w:r w:rsidRPr="006722BA">
              <w:rPr>
                <w:rFonts w:ascii="Arial" w:hAnsi="Arial" w:cs="Arial"/>
                <w:sz w:val="20"/>
                <w:szCs w:val="20"/>
              </w:rPr>
              <w:t>8759</w:t>
            </w:r>
          </w:p>
        </w:tc>
        <w:tc>
          <w:tcPr>
            <w:tcW w:w="1440" w:type="dxa"/>
          </w:tcPr>
          <w:p w14:paraId="0FE10E4E" w14:textId="77777777" w:rsidR="006C2BF2" w:rsidRPr="006722BA" w:rsidRDefault="006C2BF2" w:rsidP="000476C5">
            <w:pPr>
              <w:rPr>
                <w:rFonts w:ascii="Arial" w:hAnsi="Arial" w:cs="Arial"/>
                <w:sz w:val="20"/>
                <w:szCs w:val="20"/>
              </w:rPr>
            </w:pPr>
            <w:r w:rsidRPr="006722BA">
              <w:rPr>
                <w:rFonts w:ascii="Arial" w:hAnsi="Arial" w:cs="Arial"/>
                <w:sz w:val="20"/>
                <w:szCs w:val="20"/>
              </w:rPr>
              <w:t>0</w:t>
            </w:r>
          </w:p>
        </w:tc>
      </w:tr>
    </w:tbl>
    <w:p w14:paraId="25BAD018" w14:textId="77777777" w:rsidR="006C2BF2" w:rsidRPr="006D53EE" w:rsidRDefault="006C2BF2" w:rsidP="006C2BF2"/>
    <w:p w14:paraId="0E6CC0BF" w14:textId="6A8CAA49" w:rsidR="00FF7D54" w:rsidRDefault="006C2BF2" w:rsidP="00FF7D54">
      <w:pPr>
        <w:pStyle w:val="NRELHead05"/>
      </w:pPr>
      <w:r w:rsidRPr="00FF7D54">
        <w:t>Hydrogen transmission cost files</w:t>
      </w:r>
    </w:p>
    <w:p w14:paraId="1A22D232" w14:textId="2944DED9" w:rsidR="006C2BF2" w:rsidRDefault="00FF7D54" w:rsidP="00F805D1">
      <w:pPr>
        <w:pStyle w:val="NRELBodyText"/>
      </w:pPr>
      <w:r>
        <w:t>T</w:t>
      </w:r>
      <w:r w:rsidR="006C2BF2">
        <w:t xml:space="preserve">he costs for pipelines and trucks are </w:t>
      </w:r>
      <w:proofErr w:type="gramStart"/>
      <w:r w:rsidR="006C2BF2">
        <w:t>contained</w:t>
      </w:r>
      <w:proofErr w:type="gramEnd"/>
      <w:r w:rsidR="006C2BF2">
        <w:t xml:space="preserve"> in the file specified in the ‘</w:t>
      </w:r>
      <w:proofErr w:type="spellStart"/>
      <w:r w:rsidR="006C2BF2">
        <w:t>TransCostFile</w:t>
      </w:r>
      <w:proofErr w:type="spellEnd"/>
      <w:r w:rsidR="006C2BF2">
        <w:t xml:space="preserve">’ field. For now, the inputs must be referred to as ‘Pipeline’ and ‘Truck’ and do not support alternative </w:t>
      </w:r>
      <w:r w:rsidR="006C2BF2">
        <w:lastRenderedPageBreak/>
        <w:t>costs for different links. (We recommend using scaled link distances to represent different costs for different links.) The costs are treated differently for pipelines and trucks but are considered in the same file, so they should be formatted as shown below. Most of the fields are irrelevant for trucks and should read ‘N/A’; the LCOT field is irrelevant for pipelines and should read ‘N/A’.</w:t>
      </w:r>
    </w:p>
    <w:tbl>
      <w:tblPr>
        <w:tblStyle w:val="TableGrid"/>
        <w:tblW w:w="0" w:type="auto"/>
        <w:jc w:val="center"/>
        <w:tblLook w:val="04A0" w:firstRow="1" w:lastRow="0" w:firstColumn="1" w:lastColumn="0" w:noHBand="0" w:noVBand="1"/>
      </w:tblPr>
      <w:tblGrid>
        <w:gridCol w:w="1090"/>
        <w:gridCol w:w="1328"/>
        <w:gridCol w:w="1289"/>
        <w:gridCol w:w="1597"/>
        <w:gridCol w:w="1361"/>
        <w:gridCol w:w="1307"/>
        <w:gridCol w:w="1139"/>
      </w:tblGrid>
      <w:tr w:rsidR="006C2BF2" w:rsidRPr="00FF7D54" w14:paraId="75C4240F" w14:textId="77777777" w:rsidTr="00FF7D54">
        <w:trPr>
          <w:jc w:val="center"/>
        </w:trPr>
        <w:tc>
          <w:tcPr>
            <w:tcW w:w="1090" w:type="dxa"/>
          </w:tcPr>
          <w:p w14:paraId="44E68AED"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Year</w:t>
            </w:r>
          </w:p>
        </w:tc>
        <w:tc>
          <w:tcPr>
            <w:tcW w:w="1328" w:type="dxa"/>
          </w:tcPr>
          <w:p w14:paraId="5B6C79DE"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Tech</w:t>
            </w:r>
          </w:p>
        </w:tc>
        <w:tc>
          <w:tcPr>
            <w:tcW w:w="1289" w:type="dxa"/>
          </w:tcPr>
          <w:p w14:paraId="6B8C1655"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Fixed CAPEX ($/km)</w:t>
            </w:r>
          </w:p>
        </w:tc>
        <w:tc>
          <w:tcPr>
            <w:tcW w:w="1597" w:type="dxa"/>
          </w:tcPr>
          <w:p w14:paraId="7841AF2A"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Capacity CAPEX ($/(kg/</w:t>
            </w:r>
            <w:proofErr w:type="spellStart"/>
            <w:r w:rsidRPr="00FF7D54">
              <w:rPr>
                <w:rFonts w:ascii="Arial" w:hAnsi="Arial" w:cs="Arial"/>
                <w:b/>
                <w:bCs/>
                <w:sz w:val="20"/>
                <w:szCs w:val="20"/>
              </w:rPr>
              <w:t>hr</w:t>
            </w:r>
            <w:proofErr w:type="spellEnd"/>
            <w:r w:rsidRPr="00FF7D54">
              <w:rPr>
                <w:rFonts w:ascii="Arial" w:hAnsi="Arial" w:cs="Arial"/>
                <w:b/>
                <w:bCs/>
                <w:sz w:val="20"/>
                <w:szCs w:val="20"/>
              </w:rPr>
              <w:t>)/km)</w:t>
            </w:r>
          </w:p>
        </w:tc>
        <w:tc>
          <w:tcPr>
            <w:tcW w:w="1361" w:type="dxa"/>
          </w:tcPr>
          <w:p w14:paraId="0AE9DADE"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Fixed OPEX (fraction of CAPEX/yr)</w:t>
            </w:r>
          </w:p>
        </w:tc>
        <w:tc>
          <w:tcPr>
            <w:tcW w:w="1307" w:type="dxa"/>
          </w:tcPr>
          <w:p w14:paraId="487E2CD2"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Variable OPEX ($/kg/100-km)</w:t>
            </w:r>
          </w:p>
        </w:tc>
        <w:tc>
          <w:tcPr>
            <w:tcW w:w="884" w:type="dxa"/>
          </w:tcPr>
          <w:p w14:paraId="2B8A5AA5" w14:textId="77777777" w:rsidR="006C2BF2" w:rsidRPr="00FF7D54" w:rsidRDefault="006C2BF2" w:rsidP="000476C5">
            <w:pPr>
              <w:pStyle w:val="ListParagraph"/>
              <w:ind w:left="0"/>
              <w:rPr>
                <w:rFonts w:ascii="Arial" w:hAnsi="Arial" w:cs="Arial"/>
                <w:b/>
                <w:bCs/>
                <w:sz w:val="20"/>
                <w:szCs w:val="20"/>
              </w:rPr>
            </w:pPr>
            <w:r w:rsidRPr="00FF7D54">
              <w:rPr>
                <w:rFonts w:ascii="Arial" w:hAnsi="Arial" w:cs="Arial"/>
                <w:b/>
                <w:bCs/>
                <w:sz w:val="20"/>
                <w:szCs w:val="20"/>
              </w:rPr>
              <w:t>LCOT ($/kg/100-km)</w:t>
            </w:r>
          </w:p>
        </w:tc>
      </w:tr>
      <w:tr w:rsidR="006C2BF2" w:rsidRPr="00FF7D54" w14:paraId="25017767" w14:textId="77777777" w:rsidTr="00FF7D54">
        <w:trPr>
          <w:jc w:val="center"/>
        </w:trPr>
        <w:tc>
          <w:tcPr>
            <w:tcW w:w="1090" w:type="dxa"/>
          </w:tcPr>
          <w:p w14:paraId="00A85587"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2030</w:t>
            </w:r>
          </w:p>
        </w:tc>
        <w:tc>
          <w:tcPr>
            <w:tcW w:w="1328" w:type="dxa"/>
          </w:tcPr>
          <w:p w14:paraId="54E5DC1B"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Pipeline</w:t>
            </w:r>
          </w:p>
        </w:tc>
        <w:tc>
          <w:tcPr>
            <w:tcW w:w="1289" w:type="dxa"/>
          </w:tcPr>
          <w:p w14:paraId="1139DD44"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1000000</w:t>
            </w:r>
          </w:p>
        </w:tc>
        <w:tc>
          <w:tcPr>
            <w:tcW w:w="1597" w:type="dxa"/>
          </w:tcPr>
          <w:p w14:paraId="73EA3664"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10</w:t>
            </w:r>
          </w:p>
        </w:tc>
        <w:tc>
          <w:tcPr>
            <w:tcW w:w="1361" w:type="dxa"/>
          </w:tcPr>
          <w:p w14:paraId="7B359F79"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0.01</w:t>
            </w:r>
          </w:p>
        </w:tc>
        <w:tc>
          <w:tcPr>
            <w:tcW w:w="1307" w:type="dxa"/>
          </w:tcPr>
          <w:p w14:paraId="5333DC9E"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0.06</w:t>
            </w:r>
          </w:p>
        </w:tc>
        <w:tc>
          <w:tcPr>
            <w:tcW w:w="884" w:type="dxa"/>
          </w:tcPr>
          <w:p w14:paraId="07A37663"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N/A</w:t>
            </w:r>
          </w:p>
        </w:tc>
      </w:tr>
      <w:tr w:rsidR="006C2BF2" w:rsidRPr="00FF7D54" w14:paraId="4DC85D6D" w14:textId="77777777" w:rsidTr="00FF7D54">
        <w:trPr>
          <w:jc w:val="center"/>
        </w:trPr>
        <w:tc>
          <w:tcPr>
            <w:tcW w:w="1090" w:type="dxa"/>
          </w:tcPr>
          <w:p w14:paraId="444E702D"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28" w:type="dxa"/>
          </w:tcPr>
          <w:p w14:paraId="10324C50"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289" w:type="dxa"/>
          </w:tcPr>
          <w:p w14:paraId="74A643FE"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597" w:type="dxa"/>
          </w:tcPr>
          <w:p w14:paraId="298B6A8D"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61" w:type="dxa"/>
          </w:tcPr>
          <w:p w14:paraId="64835FB0"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07" w:type="dxa"/>
          </w:tcPr>
          <w:p w14:paraId="1EFAD32F"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884" w:type="dxa"/>
          </w:tcPr>
          <w:p w14:paraId="1784694D"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r>
      <w:tr w:rsidR="006C2BF2" w:rsidRPr="00FF7D54" w14:paraId="32CC924C" w14:textId="77777777" w:rsidTr="00FF7D54">
        <w:trPr>
          <w:jc w:val="center"/>
        </w:trPr>
        <w:tc>
          <w:tcPr>
            <w:tcW w:w="1090" w:type="dxa"/>
          </w:tcPr>
          <w:p w14:paraId="1AB5101E"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2030</w:t>
            </w:r>
          </w:p>
        </w:tc>
        <w:tc>
          <w:tcPr>
            <w:tcW w:w="1328" w:type="dxa"/>
          </w:tcPr>
          <w:p w14:paraId="2F38097E"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Truck</w:t>
            </w:r>
          </w:p>
        </w:tc>
        <w:tc>
          <w:tcPr>
            <w:tcW w:w="1289" w:type="dxa"/>
          </w:tcPr>
          <w:p w14:paraId="13D10244"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N/A</w:t>
            </w:r>
          </w:p>
        </w:tc>
        <w:tc>
          <w:tcPr>
            <w:tcW w:w="1597" w:type="dxa"/>
          </w:tcPr>
          <w:p w14:paraId="545095DC"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N/A</w:t>
            </w:r>
          </w:p>
        </w:tc>
        <w:tc>
          <w:tcPr>
            <w:tcW w:w="1361" w:type="dxa"/>
          </w:tcPr>
          <w:p w14:paraId="32920ABD"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N/A</w:t>
            </w:r>
          </w:p>
        </w:tc>
        <w:tc>
          <w:tcPr>
            <w:tcW w:w="1307" w:type="dxa"/>
          </w:tcPr>
          <w:p w14:paraId="27B2CB21"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N/A</w:t>
            </w:r>
          </w:p>
        </w:tc>
        <w:tc>
          <w:tcPr>
            <w:tcW w:w="884" w:type="dxa"/>
          </w:tcPr>
          <w:p w14:paraId="11277BFF"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0.8</w:t>
            </w:r>
          </w:p>
        </w:tc>
      </w:tr>
      <w:tr w:rsidR="006C2BF2" w:rsidRPr="00FF7D54" w14:paraId="1609C7C4" w14:textId="77777777" w:rsidTr="00FF7D54">
        <w:trPr>
          <w:jc w:val="center"/>
        </w:trPr>
        <w:tc>
          <w:tcPr>
            <w:tcW w:w="1090" w:type="dxa"/>
          </w:tcPr>
          <w:p w14:paraId="6D152AF9"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28" w:type="dxa"/>
          </w:tcPr>
          <w:p w14:paraId="601E8997"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289" w:type="dxa"/>
          </w:tcPr>
          <w:p w14:paraId="0E915EDE"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597" w:type="dxa"/>
          </w:tcPr>
          <w:p w14:paraId="79F12B88"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61" w:type="dxa"/>
          </w:tcPr>
          <w:p w14:paraId="34200C26"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1307" w:type="dxa"/>
          </w:tcPr>
          <w:p w14:paraId="4C7EDE81"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c>
          <w:tcPr>
            <w:tcW w:w="884" w:type="dxa"/>
          </w:tcPr>
          <w:p w14:paraId="3A2AC664" w14:textId="77777777" w:rsidR="006C2BF2" w:rsidRPr="00FF7D54" w:rsidRDefault="006C2BF2" w:rsidP="000476C5">
            <w:pPr>
              <w:pStyle w:val="ListParagraph"/>
              <w:ind w:left="0"/>
              <w:rPr>
                <w:rFonts w:ascii="Arial" w:hAnsi="Arial" w:cs="Arial"/>
                <w:sz w:val="20"/>
                <w:szCs w:val="20"/>
              </w:rPr>
            </w:pPr>
            <w:r w:rsidRPr="00FF7D54">
              <w:rPr>
                <w:rFonts w:ascii="Arial" w:hAnsi="Arial" w:cs="Arial"/>
                <w:sz w:val="20"/>
                <w:szCs w:val="20"/>
              </w:rPr>
              <w:t>…</w:t>
            </w:r>
          </w:p>
        </w:tc>
      </w:tr>
    </w:tbl>
    <w:p w14:paraId="10417117" w14:textId="77777777" w:rsidR="006C2BF2" w:rsidRDefault="006C2BF2" w:rsidP="006C2BF2">
      <w:pPr>
        <w:pStyle w:val="ListParagraph"/>
      </w:pPr>
    </w:p>
    <w:p w14:paraId="73F6284E" w14:textId="77777777" w:rsidR="00F805D1" w:rsidRDefault="006C2BF2" w:rsidP="00F805D1">
      <w:pPr>
        <w:pStyle w:val="NRELHead05"/>
      </w:pPr>
      <w:r w:rsidRPr="00F805D1">
        <w:t>Financials</w:t>
      </w:r>
    </w:p>
    <w:p w14:paraId="375FB22C" w14:textId="37DF2703" w:rsidR="006C2BF2" w:rsidRDefault="00F805D1" w:rsidP="00F805D1">
      <w:pPr>
        <w:pStyle w:val="NRELBodyText"/>
      </w:pPr>
      <w:r>
        <w:t>T</w:t>
      </w:r>
      <w:r w:rsidR="006C2BF2">
        <w:t>he field ‘</w:t>
      </w:r>
      <w:proofErr w:type="spellStart"/>
      <w:r w:rsidR="006C2BF2">
        <w:t>FinancialsFile</w:t>
      </w:r>
      <w:proofErr w:type="spellEnd"/>
      <w:r w:rsidR="006C2BF2">
        <w:t xml:space="preserve">’ specifies a file which contains recovery times and weighted average costs of capital (WACCs) for each technology. This includes all electricity generation technologies, hydrogen storage technologies, hydrogen production, and pipeline and tank-based transmission. WACC should be input as a floating-point decimal, not a percentage (e.g., for a 10% WACC enter 0.1). Hydrogen production and pipeline transmission must be referred to as </w:t>
      </w:r>
      <w:r w:rsidR="006C2BF2" w:rsidRPr="000A76C5">
        <w:t>‘Electrolyzers’ and ‘Pipelines’</w:t>
      </w:r>
      <w:r w:rsidR="006C2BF2">
        <w:t>, and the file should be formatted as shown below.</w:t>
      </w:r>
    </w:p>
    <w:tbl>
      <w:tblPr>
        <w:tblStyle w:val="TableGrid"/>
        <w:tblW w:w="6538" w:type="dxa"/>
        <w:jc w:val="center"/>
        <w:tblLook w:val="04A0" w:firstRow="1" w:lastRow="0" w:firstColumn="1" w:lastColumn="0" w:noHBand="0" w:noVBand="1"/>
      </w:tblPr>
      <w:tblGrid>
        <w:gridCol w:w="1435"/>
        <w:gridCol w:w="1701"/>
        <w:gridCol w:w="1701"/>
        <w:gridCol w:w="1701"/>
      </w:tblGrid>
      <w:tr w:rsidR="006C2BF2" w:rsidRPr="00F805D1" w14:paraId="5D9E558B" w14:textId="77777777" w:rsidTr="00F805D1">
        <w:trPr>
          <w:jc w:val="center"/>
        </w:trPr>
        <w:tc>
          <w:tcPr>
            <w:tcW w:w="1435" w:type="dxa"/>
          </w:tcPr>
          <w:p w14:paraId="6D432483" w14:textId="77777777" w:rsidR="006C2BF2" w:rsidRPr="00F805D1" w:rsidRDefault="006C2BF2" w:rsidP="000476C5">
            <w:pPr>
              <w:pStyle w:val="ListParagraph"/>
              <w:ind w:left="0"/>
              <w:rPr>
                <w:rFonts w:ascii="Arial" w:hAnsi="Arial" w:cs="Arial"/>
                <w:b/>
                <w:bCs/>
                <w:sz w:val="20"/>
                <w:szCs w:val="20"/>
              </w:rPr>
            </w:pPr>
            <w:r w:rsidRPr="00F805D1">
              <w:rPr>
                <w:rFonts w:ascii="Arial" w:hAnsi="Arial" w:cs="Arial"/>
                <w:b/>
                <w:bCs/>
                <w:sz w:val="20"/>
                <w:szCs w:val="20"/>
              </w:rPr>
              <w:t>Tech</w:t>
            </w:r>
          </w:p>
        </w:tc>
        <w:tc>
          <w:tcPr>
            <w:tcW w:w="1701" w:type="dxa"/>
          </w:tcPr>
          <w:p w14:paraId="43DCB053" w14:textId="77777777" w:rsidR="006C2BF2" w:rsidRPr="00F805D1" w:rsidRDefault="006C2BF2" w:rsidP="000476C5">
            <w:pPr>
              <w:pStyle w:val="ListParagraph"/>
              <w:ind w:left="0"/>
              <w:rPr>
                <w:rFonts w:ascii="Arial" w:hAnsi="Arial" w:cs="Arial"/>
                <w:b/>
                <w:bCs/>
                <w:sz w:val="20"/>
                <w:szCs w:val="20"/>
              </w:rPr>
            </w:pPr>
            <w:r w:rsidRPr="00F805D1">
              <w:rPr>
                <w:rFonts w:ascii="Arial" w:hAnsi="Arial" w:cs="Arial"/>
                <w:b/>
                <w:bCs/>
                <w:sz w:val="20"/>
                <w:szCs w:val="20"/>
              </w:rPr>
              <w:t>Year</w:t>
            </w:r>
          </w:p>
        </w:tc>
        <w:tc>
          <w:tcPr>
            <w:tcW w:w="1701" w:type="dxa"/>
          </w:tcPr>
          <w:p w14:paraId="04652803" w14:textId="77777777" w:rsidR="006C2BF2" w:rsidRPr="00F805D1" w:rsidRDefault="006C2BF2" w:rsidP="000476C5">
            <w:pPr>
              <w:pStyle w:val="ListParagraph"/>
              <w:ind w:left="0"/>
              <w:rPr>
                <w:rFonts w:ascii="Arial" w:hAnsi="Arial" w:cs="Arial"/>
                <w:b/>
                <w:bCs/>
                <w:sz w:val="20"/>
                <w:szCs w:val="20"/>
              </w:rPr>
            </w:pPr>
            <w:proofErr w:type="spellStart"/>
            <w:r w:rsidRPr="00F805D1">
              <w:rPr>
                <w:rFonts w:ascii="Arial" w:hAnsi="Arial" w:cs="Arial"/>
                <w:b/>
                <w:bCs/>
                <w:sz w:val="20"/>
                <w:szCs w:val="20"/>
              </w:rPr>
              <w:t>Recovery_time</w:t>
            </w:r>
            <w:proofErr w:type="spellEnd"/>
          </w:p>
        </w:tc>
        <w:tc>
          <w:tcPr>
            <w:tcW w:w="1701" w:type="dxa"/>
          </w:tcPr>
          <w:p w14:paraId="37BCB5FC" w14:textId="77777777" w:rsidR="006C2BF2" w:rsidRPr="00F805D1" w:rsidRDefault="006C2BF2" w:rsidP="000476C5">
            <w:pPr>
              <w:pStyle w:val="ListParagraph"/>
              <w:ind w:left="0"/>
              <w:rPr>
                <w:rFonts w:ascii="Arial" w:hAnsi="Arial" w:cs="Arial"/>
                <w:b/>
                <w:bCs/>
                <w:sz w:val="20"/>
                <w:szCs w:val="20"/>
              </w:rPr>
            </w:pPr>
            <w:r w:rsidRPr="00F805D1">
              <w:rPr>
                <w:rFonts w:ascii="Arial" w:hAnsi="Arial" w:cs="Arial"/>
                <w:b/>
                <w:bCs/>
                <w:sz w:val="20"/>
                <w:szCs w:val="20"/>
              </w:rPr>
              <w:t>WACC</w:t>
            </w:r>
          </w:p>
        </w:tc>
      </w:tr>
      <w:tr w:rsidR="006C2BF2" w:rsidRPr="00F805D1" w14:paraId="417133B2" w14:textId="77777777" w:rsidTr="00F805D1">
        <w:trPr>
          <w:jc w:val="center"/>
        </w:trPr>
        <w:tc>
          <w:tcPr>
            <w:tcW w:w="1435" w:type="dxa"/>
          </w:tcPr>
          <w:p w14:paraId="1E449CE6"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Electrolyzers</w:t>
            </w:r>
          </w:p>
        </w:tc>
        <w:tc>
          <w:tcPr>
            <w:tcW w:w="1701" w:type="dxa"/>
          </w:tcPr>
          <w:p w14:paraId="4943F081"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2030</w:t>
            </w:r>
          </w:p>
        </w:tc>
        <w:tc>
          <w:tcPr>
            <w:tcW w:w="1701" w:type="dxa"/>
          </w:tcPr>
          <w:p w14:paraId="4E6E739B"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30</w:t>
            </w:r>
          </w:p>
        </w:tc>
        <w:tc>
          <w:tcPr>
            <w:tcW w:w="1701" w:type="dxa"/>
          </w:tcPr>
          <w:p w14:paraId="7E55ECFA"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0.08</w:t>
            </w:r>
          </w:p>
        </w:tc>
      </w:tr>
      <w:tr w:rsidR="006C2BF2" w:rsidRPr="00F805D1" w14:paraId="544CF3B8" w14:textId="77777777" w:rsidTr="00F805D1">
        <w:trPr>
          <w:jc w:val="center"/>
        </w:trPr>
        <w:tc>
          <w:tcPr>
            <w:tcW w:w="1435" w:type="dxa"/>
          </w:tcPr>
          <w:p w14:paraId="2ED91DB0"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Pipelines</w:t>
            </w:r>
          </w:p>
        </w:tc>
        <w:tc>
          <w:tcPr>
            <w:tcW w:w="1701" w:type="dxa"/>
          </w:tcPr>
          <w:p w14:paraId="5A54C399"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2030</w:t>
            </w:r>
          </w:p>
        </w:tc>
        <w:tc>
          <w:tcPr>
            <w:tcW w:w="1701" w:type="dxa"/>
          </w:tcPr>
          <w:p w14:paraId="00E0BC8C"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25</w:t>
            </w:r>
          </w:p>
        </w:tc>
        <w:tc>
          <w:tcPr>
            <w:tcW w:w="1701" w:type="dxa"/>
          </w:tcPr>
          <w:p w14:paraId="48ADF2EB"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0.1</w:t>
            </w:r>
          </w:p>
        </w:tc>
      </w:tr>
      <w:tr w:rsidR="006C2BF2" w:rsidRPr="00F805D1" w14:paraId="13FEC2D0" w14:textId="77777777" w:rsidTr="00F805D1">
        <w:trPr>
          <w:jc w:val="center"/>
        </w:trPr>
        <w:tc>
          <w:tcPr>
            <w:tcW w:w="1435" w:type="dxa"/>
          </w:tcPr>
          <w:p w14:paraId="272EB0B0"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Solar</w:t>
            </w:r>
          </w:p>
        </w:tc>
        <w:tc>
          <w:tcPr>
            <w:tcW w:w="1701" w:type="dxa"/>
          </w:tcPr>
          <w:p w14:paraId="453D176B"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2030</w:t>
            </w:r>
          </w:p>
        </w:tc>
        <w:tc>
          <w:tcPr>
            <w:tcW w:w="1701" w:type="dxa"/>
          </w:tcPr>
          <w:p w14:paraId="53B848A6"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20</w:t>
            </w:r>
          </w:p>
        </w:tc>
        <w:tc>
          <w:tcPr>
            <w:tcW w:w="1701" w:type="dxa"/>
          </w:tcPr>
          <w:p w14:paraId="5FC7EDE8"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0.06</w:t>
            </w:r>
          </w:p>
        </w:tc>
      </w:tr>
      <w:tr w:rsidR="006C2BF2" w:rsidRPr="00F805D1" w14:paraId="6309061B" w14:textId="77777777" w:rsidTr="00F805D1">
        <w:trPr>
          <w:jc w:val="center"/>
        </w:trPr>
        <w:tc>
          <w:tcPr>
            <w:tcW w:w="1435" w:type="dxa"/>
          </w:tcPr>
          <w:p w14:paraId="2F845DC3"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040DBE29"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1E44E6D7"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54588592"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r>
      <w:tr w:rsidR="006C2BF2" w:rsidRPr="00F805D1" w14:paraId="1EA11083" w14:textId="77777777" w:rsidTr="00F805D1">
        <w:trPr>
          <w:jc w:val="center"/>
        </w:trPr>
        <w:tc>
          <w:tcPr>
            <w:tcW w:w="1435" w:type="dxa"/>
          </w:tcPr>
          <w:p w14:paraId="6C3C325E"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Salt cavern</w:t>
            </w:r>
          </w:p>
        </w:tc>
        <w:tc>
          <w:tcPr>
            <w:tcW w:w="1701" w:type="dxa"/>
          </w:tcPr>
          <w:p w14:paraId="5C6523F4"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2030</w:t>
            </w:r>
          </w:p>
        </w:tc>
        <w:tc>
          <w:tcPr>
            <w:tcW w:w="1701" w:type="dxa"/>
          </w:tcPr>
          <w:p w14:paraId="2F211F62"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25</w:t>
            </w:r>
          </w:p>
        </w:tc>
        <w:tc>
          <w:tcPr>
            <w:tcW w:w="1701" w:type="dxa"/>
          </w:tcPr>
          <w:p w14:paraId="24BDC0FB"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0.1</w:t>
            </w:r>
          </w:p>
        </w:tc>
      </w:tr>
      <w:tr w:rsidR="006C2BF2" w:rsidRPr="00F805D1" w14:paraId="2BC5F7A6" w14:textId="77777777" w:rsidTr="00F805D1">
        <w:trPr>
          <w:jc w:val="center"/>
        </w:trPr>
        <w:tc>
          <w:tcPr>
            <w:tcW w:w="1435" w:type="dxa"/>
          </w:tcPr>
          <w:p w14:paraId="24033554"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2A2192C9"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6508F67E"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c>
          <w:tcPr>
            <w:tcW w:w="1701" w:type="dxa"/>
          </w:tcPr>
          <w:p w14:paraId="23E538EF" w14:textId="77777777" w:rsidR="006C2BF2" w:rsidRPr="00F805D1" w:rsidRDefault="006C2BF2" w:rsidP="000476C5">
            <w:pPr>
              <w:pStyle w:val="ListParagraph"/>
              <w:ind w:left="0"/>
              <w:rPr>
                <w:rFonts w:ascii="Arial" w:hAnsi="Arial" w:cs="Arial"/>
                <w:sz w:val="20"/>
                <w:szCs w:val="20"/>
              </w:rPr>
            </w:pPr>
            <w:r w:rsidRPr="00F805D1">
              <w:rPr>
                <w:rFonts w:ascii="Arial" w:hAnsi="Arial" w:cs="Arial"/>
                <w:sz w:val="20"/>
                <w:szCs w:val="20"/>
              </w:rPr>
              <w:t>…</w:t>
            </w:r>
          </w:p>
        </w:tc>
      </w:tr>
    </w:tbl>
    <w:p w14:paraId="64BA7870" w14:textId="77777777" w:rsidR="006C2BF2" w:rsidRPr="002D27C8" w:rsidRDefault="006C2BF2" w:rsidP="006C2BF2">
      <w:pPr>
        <w:pStyle w:val="ListParagraph"/>
      </w:pPr>
    </w:p>
    <w:p w14:paraId="5CBC23B9" w14:textId="77777777" w:rsidR="006146FF" w:rsidRDefault="006C2BF2" w:rsidP="006146FF">
      <w:pPr>
        <w:pStyle w:val="NRELHead05"/>
      </w:pPr>
      <w:r w:rsidRPr="006146FF">
        <w:t>Incentives</w:t>
      </w:r>
    </w:p>
    <w:p w14:paraId="286C0B1E" w14:textId="2465B63E" w:rsidR="006C2BF2" w:rsidRPr="006146FF" w:rsidRDefault="006146FF" w:rsidP="006146FF">
      <w:pPr>
        <w:pStyle w:val="NRELBodyText"/>
      </w:pPr>
      <w:r>
        <w:t>L</w:t>
      </w:r>
      <w:r w:rsidR="006C2BF2" w:rsidRPr="00891965">
        <w:t>evelized electricity generation incentives, e.g., a production or investment tax credit, can be captured in HYPSTAT and are input in a file specified by the field ‘</w:t>
      </w:r>
      <w:proofErr w:type="spellStart"/>
      <w:r w:rsidR="006C2BF2" w:rsidRPr="00891965">
        <w:t>IncentiveFile</w:t>
      </w:r>
      <w:proofErr w:type="spellEnd"/>
      <w:r w:rsidR="006C2BF2" w:rsidRPr="00891965">
        <w:t xml:space="preserve">’. It can include </w:t>
      </w:r>
      <w:proofErr w:type="gramStart"/>
      <w:r w:rsidR="006C2BF2" w:rsidRPr="00891965">
        <w:t>an ITC</w:t>
      </w:r>
      <w:proofErr w:type="gramEnd"/>
      <w:r w:rsidR="006C2BF2" w:rsidRPr="00891965">
        <w:t xml:space="preserve"> credit (applied to used and curtailed electricity) and a PTC credit (applied to only used electricity). This is for a levelized representation of the ITC; the ITC could also be represented by adjusting the CAPEX or relevant financial parameters. Note that every electricity generation technology must be included, even if the incentives are both 0. It should be formatted as shown below.</w:t>
      </w:r>
    </w:p>
    <w:tbl>
      <w:tblPr>
        <w:tblStyle w:val="TableGrid"/>
        <w:tblW w:w="6538" w:type="dxa"/>
        <w:jc w:val="center"/>
        <w:tblLook w:val="04A0" w:firstRow="1" w:lastRow="0" w:firstColumn="1" w:lastColumn="0" w:noHBand="0" w:noVBand="1"/>
      </w:tblPr>
      <w:tblGrid>
        <w:gridCol w:w="1435"/>
        <w:gridCol w:w="1701"/>
        <w:gridCol w:w="1701"/>
        <w:gridCol w:w="1701"/>
      </w:tblGrid>
      <w:tr w:rsidR="006C2BF2" w:rsidRPr="006146FF" w14:paraId="0D93ED10" w14:textId="77777777" w:rsidTr="000476C5">
        <w:trPr>
          <w:jc w:val="center"/>
        </w:trPr>
        <w:tc>
          <w:tcPr>
            <w:tcW w:w="1435" w:type="dxa"/>
          </w:tcPr>
          <w:p w14:paraId="53F3363E" w14:textId="77777777" w:rsidR="006C2BF2" w:rsidRPr="006146FF" w:rsidRDefault="006C2BF2" w:rsidP="000476C5">
            <w:pPr>
              <w:pStyle w:val="ListParagraph"/>
              <w:ind w:left="0"/>
              <w:rPr>
                <w:rFonts w:ascii="Arial" w:hAnsi="Arial" w:cs="Arial"/>
                <w:b/>
                <w:bCs/>
                <w:sz w:val="20"/>
                <w:szCs w:val="20"/>
              </w:rPr>
            </w:pPr>
            <w:r w:rsidRPr="006146FF">
              <w:rPr>
                <w:rFonts w:ascii="Arial" w:hAnsi="Arial" w:cs="Arial"/>
                <w:b/>
                <w:bCs/>
                <w:sz w:val="20"/>
                <w:szCs w:val="20"/>
              </w:rPr>
              <w:lastRenderedPageBreak/>
              <w:t>Year</w:t>
            </w:r>
          </w:p>
        </w:tc>
        <w:tc>
          <w:tcPr>
            <w:tcW w:w="1701" w:type="dxa"/>
          </w:tcPr>
          <w:p w14:paraId="3474D924" w14:textId="77777777" w:rsidR="006C2BF2" w:rsidRPr="006146FF" w:rsidRDefault="006C2BF2" w:rsidP="000476C5">
            <w:pPr>
              <w:pStyle w:val="ListParagraph"/>
              <w:ind w:left="0"/>
              <w:rPr>
                <w:rFonts w:ascii="Arial" w:hAnsi="Arial" w:cs="Arial"/>
                <w:b/>
                <w:bCs/>
                <w:sz w:val="20"/>
                <w:szCs w:val="20"/>
              </w:rPr>
            </w:pPr>
            <w:r w:rsidRPr="006146FF">
              <w:rPr>
                <w:rFonts w:ascii="Arial" w:hAnsi="Arial" w:cs="Arial"/>
                <w:b/>
                <w:bCs/>
                <w:sz w:val="20"/>
                <w:szCs w:val="20"/>
              </w:rPr>
              <w:t>Tech</w:t>
            </w:r>
          </w:p>
        </w:tc>
        <w:tc>
          <w:tcPr>
            <w:tcW w:w="1701" w:type="dxa"/>
          </w:tcPr>
          <w:p w14:paraId="01BB1425" w14:textId="77777777" w:rsidR="006C2BF2" w:rsidRPr="006146FF" w:rsidRDefault="006C2BF2" w:rsidP="000476C5">
            <w:pPr>
              <w:pStyle w:val="ListParagraph"/>
              <w:ind w:left="0"/>
              <w:rPr>
                <w:rFonts w:ascii="Arial" w:hAnsi="Arial" w:cs="Arial"/>
                <w:b/>
                <w:bCs/>
                <w:sz w:val="20"/>
                <w:szCs w:val="20"/>
              </w:rPr>
            </w:pPr>
            <w:r w:rsidRPr="006146FF">
              <w:rPr>
                <w:rFonts w:ascii="Arial" w:hAnsi="Arial" w:cs="Arial"/>
                <w:b/>
                <w:bCs/>
                <w:sz w:val="20"/>
                <w:szCs w:val="20"/>
              </w:rPr>
              <w:t>ITC ($/kWh)</w:t>
            </w:r>
          </w:p>
        </w:tc>
        <w:tc>
          <w:tcPr>
            <w:tcW w:w="1701" w:type="dxa"/>
          </w:tcPr>
          <w:p w14:paraId="01008FA9" w14:textId="77777777" w:rsidR="006C2BF2" w:rsidRPr="006146FF" w:rsidRDefault="006C2BF2" w:rsidP="000476C5">
            <w:pPr>
              <w:pStyle w:val="ListParagraph"/>
              <w:ind w:left="0"/>
              <w:rPr>
                <w:rFonts w:ascii="Arial" w:hAnsi="Arial" w:cs="Arial"/>
                <w:b/>
                <w:bCs/>
                <w:sz w:val="20"/>
                <w:szCs w:val="20"/>
              </w:rPr>
            </w:pPr>
            <w:r w:rsidRPr="006146FF">
              <w:rPr>
                <w:rFonts w:ascii="Arial" w:hAnsi="Arial" w:cs="Arial"/>
                <w:b/>
                <w:bCs/>
                <w:sz w:val="20"/>
                <w:szCs w:val="20"/>
              </w:rPr>
              <w:t>PTC ($/kWh)</w:t>
            </w:r>
          </w:p>
        </w:tc>
      </w:tr>
      <w:tr w:rsidR="006C2BF2" w:rsidRPr="006146FF" w14:paraId="2D604687" w14:textId="77777777" w:rsidTr="000476C5">
        <w:trPr>
          <w:jc w:val="center"/>
        </w:trPr>
        <w:tc>
          <w:tcPr>
            <w:tcW w:w="1435" w:type="dxa"/>
          </w:tcPr>
          <w:p w14:paraId="7EFA3ECB"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2030</w:t>
            </w:r>
          </w:p>
        </w:tc>
        <w:tc>
          <w:tcPr>
            <w:tcW w:w="1701" w:type="dxa"/>
          </w:tcPr>
          <w:p w14:paraId="6147E378"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Solar</w:t>
            </w:r>
          </w:p>
        </w:tc>
        <w:tc>
          <w:tcPr>
            <w:tcW w:w="1701" w:type="dxa"/>
          </w:tcPr>
          <w:p w14:paraId="1DEE4A0A"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w:t>
            </w:r>
          </w:p>
        </w:tc>
        <w:tc>
          <w:tcPr>
            <w:tcW w:w="1701" w:type="dxa"/>
          </w:tcPr>
          <w:p w14:paraId="599B1422"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0.02</w:t>
            </w:r>
          </w:p>
        </w:tc>
      </w:tr>
      <w:tr w:rsidR="006C2BF2" w:rsidRPr="006146FF" w14:paraId="749D15F8" w14:textId="77777777" w:rsidTr="000476C5">
        <w:trPr>
          <w:jc w:val="center"/>
        </w:trPr>
        <w:tc>
          <w:tcPr>
            <w:tcW w:w="1435" w:type="dxa"/>
          </w:tcPr>
          <w:p w14:paraId="617E6B47"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2030</w:t>
            </w:r>
          </w:p>
        </w:tc>
        <w:tc>
          <w:tcPr>
            <w:tcW w:w="1701" w:type="dxa"/>
          </w:tcPr>
          <w:p w14:paraId="49E67283" w14:textId="77777777" w:rsidR="006C2BF2" w:rsidRPr="006146FF" w:rsidRDefault="006C2BF2" w:rsidP="000476C5">
            <w:pPr>
              <w:pStyle w:val="ListParagraph"/>
              <w:ind w:left="0"/>
              <w:rPr>
                <w:rFonts w:ascii="Arial" w:hAnsi="Arial" w:cs="Arial"/>
                <w:sz w:val="20"/>
                <w:szCs w:val="20"/>
              </w:rPr>
            </w:pPr>
            <w:proofErr w:type="spellStart"/>
            <w:r w:rsidRPr="006146FF">
              <w:rPr>
                <w:rFonts w:ascii="Arial" w:hAnsi="Arial" w:cs="Arial"/>
                <w:sz w:val="20"/>
                <w:szCs w:val="20"/>
              </w:rPr>
              <w:t>Offshore_Wind</w:t>
            </w:r>
            <w:proofErr w:type="spellEnd"/>
          </w:p>
        </w:tc>
        <w:tc>
          <w:tcPr>
            <w:tcW w:w="1701" w:type="dxa"/>
          </w:tcPr>
          <w:p w14:paraId="28C3DEC3"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0.03</w:t>
            </w:r>
          </w:p>
        </w:tc>
        <w:tc>
          <w:tcPr>
            <w:tcW w:w="1701" w:type="dxa"/>
          </w:tcPr>
          <w:p w14:paraId="7D45AA24"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w:t>
            </w:r>
          </w:p>
        </w:tc>
      </w:tr>
      <w:tr w:rsidR="006C2BF2" w:rsidRPr="006146FF" w14:paraId="65A82379" w14:textId="77777777" w:rsidTr="000476C5">
        <w:trPr>
          <w:jc w:val="center"/>
        </w:trPr>
        <w:tc>
          <w:tcPr>
            <w:tcW w:w="1435" w:type="dxa"/>
          </w:tcPr>
          <w:p w14:paraId="4960C4B4"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2030</w:t>
            </w:r>
          </w:p>
        </w:tc>
        <w:tc>
          <w:tcPr>
            <w:tcW w:w="1701" w:type="dxa"/>
          </w:tcPr>
          <w:p w14:paraId="2066FFBD"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Grid</w:t>
            </w:r>
          </w:p>
        </w:tc>
        <w:tc>
          <w:tcPr>
            <w:tcW w:w="1701" w:type="dxa"/>
          </w:tcPr>
          <w:p w14:paraId="2A6DC10A"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w:t>
            </w:r>
          </w:p>
        </w:tc>
        <w:tc>
          <w:tcPr>
            <w:tcW w:w="1701" w:type="dxa"/>
          </w:tcPr>
          <w:p w14:paraId="4F936C22"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0</w:t>
            </w:r>
          </w:p>
        </w:tc>
      </w:tr>
      <w:tr w:rsidR="006C2BF2" w:rsidRPr="006146FF" w14:paraId="3DB62887" w14:textId="77777777" w:rsidTr="000476C5">
        <w:trPr>
          <w:jc w:val="center"/>
        </w:trPr>
        <w:tc>
          <w:tcPr>
            <w:tcW w:w="1435" w:type="dxa"/>
          </w:tcPr>
          <w:p w14:paraId="7E65D1F6"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w:t>
            </w:r>
          </w:p>
        </w:tc>
        <w:tc>
          <w:tcPr>
            <w:tcW w:w="1701" w:type="dxa"/>
          </w:tcPr>
          <w:p w14:paraId="2334D7FC"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w:t>
            </w:r>
          </w:p>
        </w:tc>
        <w:tc>
          <w:tcPr>
            <w:tcW w:w="1701" w:type="dxa"/>
          </w:tcPr>
          <w:p w14:paraId="3D4E9DB6"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w:t>
            </w:r>
          </w:p>
        </w:tc>
        <w:tc>
          <w:tcPr>
            <w:tcW w:w="1701" w:type="dxa"/>
          </w:tcPr>
          <w:p w14:paraId="0C052DAE" w14:textId="77777777" w:rsidR="006C2BF2" w:rsidRPr="006146FF" w:rsidRDefault="006C2BF2" w:rsidP="000476C5">
            <w:pPr>
              <w:pStyle w:val="ListParagraph"/>
              <w:ind w:left="0"/>
              <w:rPr>
                <w:rFonts w:ascii="Arial" w:hAnsi="Arial" w:cs="Arial"/>
                <w:sz w:val="20"/>
                <w:szCs w:val="20"/>
              </w:rPr>
            </w:pPr>
            <w:r w:rsidRPr="006146FF">
              <w:rPr>
                <w:rFonts w:ascii="Arial" w:hAnsi="Arial" w:cs="Arial"/>
                <w:sz w:val="20"/>
                <w:szCs w:val="20"/>
              </w:rPr>
              <w:t>…</w:t>
            </w:r>
          </w:p>
        </w:tc>
      </w:tr>
    </w:tbl>
    <w:p w14:paraId="2A8CBA3A" w14:textId="77777777" w:rsidR="006C2BF2" w:rsidRPr="006C2BF2" w:rsidRDefault="006C2BF2" w:rsidP="006C2BF2">
      <w:pPr>
        <w:pStyle w:val="NRELBodyText"/>
      </w:pPr>
    </w:p>
    <w:p w14:paraId="2FC2C4E6" w14:textId="03B96EE0" w:rsidR="004C4118" w:rsidRDefault="004C4118" w:rsidP="004C4118">
      <w:pPr>
        <w:pStyle w:val="NRELHead02Numbered"/>
      </w:pPr>
      <w:bookmarkStart w:id="163" w:name="_Toc179465225"/>
      <w:proofErr w:type="gramStart"/>
      <w:r>
        <w:t>Outputs</w:t>
      </w:r>
      <w:bookmarkEnd w:id="163"/>
      <w:proofErr w:type="gramEnd"/>
    </w:p>
    <w:p w14:paraId="28BB4077" w14:textId="71CCBE9C" w:rsidR="003A5CFB" w:rsidRPr="003A5CFB" w:rsidRDefault="003367FD" w:rsidP="003A5CFB">
      <w:pPr>
        <w:pStyle w:val="NRELBodyText"/>
      </w:pPr>
      <w:r>
        <w:t>HYPSTAT outputs show optimal system design and operation for the specified scenario.</w:t>
      </w:r>
      <w:r w:rsidR="00603C6F">
        <w:t xml:space="preserve"> These can be used to infer insights about optimal hydrogen systems and estimate cost contributions of different components like electricity generation, transmission, and storage.</w:t>
      </w:r>
    </w:p>
    <w:p w14:paraId="4AE24876" w14:textId="0F9CD14F" w:rsidR="00166BA4" w:rsidRDefault="00166BA4" w:rsidP="00166BA4">
      <w:pPr>
        <w:pStyle w:val="NRELHead03Numbered"/>
      </w:pPr>
      <w:bookmarkStart w:id="164" w:name="_Toc179465226"/>
      <w:r>
        <w:t>Output Files</w:t>
      </w:r>
      <w:bookmarkEnd w:id="164"/>
    </w:p>
    <w:p w14:paraId="047B7F11" w14:textId="47455BDF" w:rsidR="00166BA4" w:rsidRDefault="00166BA4" w:rsidP="00166BA4">
      <w:pPr>
        <w:pStyle w:val="NRELBodyText"/>
      </w:pPr>
      <w:r>
        <w:t>HYPSTAT collects the optimal values of model variables and reports them in a series of output files. For ease of processing and debugging, certain input parameters are also collected and written to output files. The output files are described below:</w:t>
      </w:r>
    </w:p>
    <w:p w14:paraId="10C658EA" w14:textId="77777777" w:rsidR="00166BA4" w:rsidRDefault="00166BA4" w:rsidP="00166BA4">
      <w:pPr>
        <w:pStyle w:val="NRELHead05"/>
      </w:pPr>
      <w:r>
        <w:t>Files detailing input parameters</w:t>
      </w:r>
    </w:p>
    <w:tbl>
      <w:tblPr>
        <w:tblStyle w:val="TableGrid"/>
        <w:tblW w:w="0" w:type="auto"/>
        <w:jc w:val="center"/>
        <w:tblLook w:val="04A0" w:firstRow="1" w:lastRow="0" w:firstColumn="1" w:lastColumn="0" w:noHBand="0" w:noVBand="1"/>
      </w:tblPr>
      <w:tblGrid>
        <w:gridCol w:w="2064"/>
        <w:gridCol w:w="7286"/>
      </w:tblGrid>
      <w:tr w:rsidR="00166BA4" w:rsidRPr="00166BA4" w14:paraId="1E03E681" w14:textId="77777777" w:rsidTr="009C5B08">
        <w:trPr>
          <w:jc w:val="center"/>
        </w:trPr>
        <w:tc>
          <w:tcPr>
            <w:tcW w:w="2064" w:type="dxa"/>
          </w:tcPr>
          <w:p w14:paraId="244DC327"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File name</w:t>
            </w:r>
          </w:p>
        </w:tc>
        <w:tc>
          <w:tcPr>
            <w:tcW w:w="7286" w:type="dxa"/>
          </w:tcPr>
          <w:p w14:paraId="56448735"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Description</w:t>
            </w:r>
          </w:p>
        </w:tc>
      </w:tr>
      <w:tr w:rsidR="00166BA4" w:rsidRPr="00166BA4" w14:paraId="5393C679" w14:textId="77777777" w:rsidTr="009C5B08">
        <w:trPr>
          <w:jc w:val="center"/>
        </w:trPr>
        <w:tc>
          <w:tcPr>
            <w:tcW w:w="2064" w:type="dxa"/>
          </w:tcPr>
          <w:p w14:paraId="16AEAC12" w14:textId="77777777" w:rsidR="00166BA4" w:rsidRPr="00166BA4" w:rsidRDefault="00166BA4" w:rsidP="000476C5">
            <w:pPr>
              <w:rPr>
                <w:rFonts w:ascii="Arial" w:hAnsi="Arial" w:cs="Arial"/>
                <w:sz w:val="20"/>
                <w:szCs w:val="20"/>
              </w:rPr>
            </w:pPr>
            <w:r w:rsidRPr="00166BA4">
              <w:rPr>
                <w:rFonts w:ascii="Arial" w:hAnsi="Arial" w:cs="Arial"/>
                <w:sz w:val="20"/>
                <w:szCs w:val="20"/>
              </w:rPr>
              <w:t>build_cost.csv</w:t>
            </w:r>
          </w:p>
        </w:tc>
        <w:tc>
          <w:tcPr>
            <w:tcW w:w="7286" w:type="dxa"/>
          </w:tcPr>
          <w:p w14:paraId="460BF3C6" w14:textId="77777777" w:rsidR="00166BA4" w:rsidRPr="00166BA4" w:rsidRDefault="00166BA4" w:rsidP="000476C5">
            <w:pPr>
              <w:rPr>
                <w:rFonts w:ascii="Arial" w:hAnsi="Arial" w:cs="Arial"/>
                <w:sz w:val="20"/>
                <w:szCs w:val="20"/>
              </w:rPr>
            </w:pPr>
            <w:r w:rsidRPr="00166BA4">
              <w:rPr>
                <w:rFonts w:ascii="Arial" w:hAnsi="Arial" w:cs="Arial"/>
                <w:sz w:val="20"/>
                <w:szCs w:val="20"/>
              </w:rPr>
              <w:t>Shows the resulting annuitized, scaled costs per unit of capacity for each technology and node that were determined based on CAPEX, fixed OPEX, and financing inputs.</w:t>
            </w:r>
          </w:p>
        </w:tc>
      </w:tr>
      <w:tr w:rsidR="00166BA4" w:rsidRPr="00166BA4" w14:paraId="5D5ED26A" w14:textId="77777777" w:rsidTr="009C5B08">
        <w:trPr>
          <w:jc w:val="center"/>
        </w:trPr>
        <w:tc>
          <w:tcPr>
            <w:tcW w:w="2064" w:type="dxa"/>
          </w:tcPr>
          <w:p w14:paraId="6731FE19" w14:textId="34593E62" w:rsidR="00166BA4" w:rsidRPr="00166BA4" w:rsidRDefault="00A56A6C" w:rsidP="000476C5">
            <w:pPr>
              <w:rPr>
                <w:rFonts w:ascii="Arial" w:hAnsi="Arial" w:cs="Arial"/>
                <w:sz w:val="20"/>
                <w:szCs w:val="20"/>
              </w:rPr>
            </w:pPr>
            <w:ins w:id="165" w:author="Brauch, Joe" w:date="2025-01-31T12:25:00Z" w16du:dateUtc="2025-01-31T17:25:00Z">
              <w:r>
                <w:rPr>
                  <w:rFonts w:ascii="Arial" w:hAnsi="Arial" w:cs="Arial"/>
                  <w:sz w:val="20"/>
                  <w:szCs w:val="20"/>
                </w:rPr>
                <w:t>incentives</w:t>
              </w:r>
            </w:ins>
            <w:del w:id="166" w:author="Brauch, Joe" w:date="2025-01-31T12:25:00Z" w16du:dateUtc="2025-01-31T17:25:00Z">
              <w:r w:rsidR="00166BA4" w:rsidRPr="00166BA4" w:rsidDel="00A56A6C">
                <w:rPr>
                  <w:rFonts w:ascii="Arial" w:hAnsi="Arial" w:cs="Arial"/>
                  <w:sz w:val="20"/>
                  <w:szCs w:val="20"/>
                </w:rPr>
                <w:delText>ITC</w:delText>
              </w:r>
            </w:del>
            <w:r w:rsidR="00166BA4" w:rsidRPr="00166BA4">
              <w:rPr>
                <w:rFonts w:ascii="Arial" w:hAnsi="Arial" w:cs="Arial"/>
                <w:sz w:val="20"/>
                <w:szCs w:val="20"/>
              </w:rPr>
              <w:t>.csv</w:t>
            </w:r>
          </w:p>
        </w:tc>
        <w:tc>
          <w:tcPr>
            <w:tcW w:w="7286" w:type="dxa"/>
          </w:tcPr>
          <w:p w14:paraId="03EE05BD" w14:textId="3FC7E760" w:rsidR="00166BA4" w:rsidRPr="00166BA4" w:rsidRDefault="00166BA4" w:rsidP="000476C5">
            <w:pPr>
              <w:rPr>
                <w:rFonts w:ascii="Arial" w:hAnsi="Arial" w:cs="Arial"/>
                <w:sz w:val="20"/>
                <w:szCs w:val="20"/>
              </w:rPr>
            </w:pPr>
            <w:proofErr w:type="gramStart"/>
            <w:r w:rsidRPr="00166BA4">
              <w:rPr>
                <w:rFonts w:ascii="Arial" w:hAnsi="Arial" w:cs="Arial"/>
                <w:sz w:val="20"/>
                <w:szCs w:val="20"/>
              </w:rPr>
              <w:t>Reports</w:t>
            </w:r>
            <w:proofErr w:type="gramEnd"/>
            <w:r w:rsidRPr="00166BA4">
              <w:rPr>
                <w:rFonts w:ascii="Arial" w:hAnsi="Arial" w:cs="Arial"/>
                <w:sz w:val="20"/>
                <w:szCs w:val="20"/>
              </w:rPr>
              <w:t xml:space="preserve"> the value</w:t>
            </w:r>
            <w:ins w:id="167" w:author="Brauch, Joe" w:date="2025-01-31T11:53:00Z" w16du:dateUtc="2025-01-31T16:53:00Z">
              <w:r w:rsidR="009C5B08">
                <w:rPr>
                  <w:rFonts w:ascii="Arial" w:hAnsi="Arial" w:cs="Arial"/>
                  <w:sz w:val="20"/>
                  <w:szCs w:val="20"/>
                </w:rPr>
                <w:t>s</w:t>
              </w:r>
            </w:ins>
            <w:r w:rsidRPr="00166BA4">
              <w:rPr>
                <w:rFonts w:ascii="Arial" w:hAnsi="Arial" w:cs="Arial"/>
                <w:sz w:val="20"/>
                <w:szCs w:val="20"/>
              </w:rPr>
              <w:t xml:space="preserve"> of the ITC-</w:t>
            </w:r>
            <w:ins w:id="168" w:author="Brauch, Joe" w:date="2025-01-31T11:53:00Z" w16du:dateUtc="2025-01-31T16:53:00Z">
              <w:r w:rsidR="009C5B08">
                <w:rPr>
                  <w:rFonts w:ascii="Arial" w:hAnsi="Arial" w:cs="Arial"/>
                  <w:sz w:val="20"/>
                  <w:szCs w:val="20"/>
                </w:rPr>
                <w:t xml:space="preserve"> and PTC-</w:t>
              </w:r>
            </w:ins>
            <w:r w:rsidRPr="00166BA4">
              <w:rPr>
                <w:rFonts w:ascii="Arial" w:hAnsi="Arial" w:cs="Arial"/>
                <w:sz w:val="20"/>
                <w:szCs w:val="20"/>
              </w:rPr>
              <w:t>style credit</w:t>
            </w:r>
            <w:ins w:id="169" w:author="Brauch, Joe" w:date="2025-01-31T11:53:00Z" w16du:dateUtc="2025-01-31T16:53:00Z">
              <w:r w:rsidR="009C5B08">
                <w:rPr>
                  <w:rFonts w:ascii="Arial" w:hAnsi="Arial" w:cs="Arial"/>
                  <w:sz w:val="20"/>
                  <w:szCs w:val="20"/>
                </w:rPr>
                <w:t>s</w:t>
              </w:r>
            </w:ins>
            <w:r w:rsidRPr="00166BA4">
              <w:rPr>
                <w:rFonts w:ascii="Arial" w:hAnsi="Arial" w:cs="Arial"/>
                <w:sz w:val="20"/>
                <w:szCs w:val="20"/>
              </w:rPr>
              <w:t xml:space="preserve"> applied for each electricity generation technology</w:t>
            </w:r>
            <w:ins w:id="170" w:author="Brauch, Joe" w:date="2025-01-31T11:53:00Z" w16du:dateUtc="2025-01-31T16:53:00Z">
              <w:r w:rsidR="009C5B08">
                <w:rPr>
                  <w:rFonts w:ascii="Arial" w:hAnsi="Arial" w:cs="Arial"/>
                  <w:sz w:val="20"/>
                  <w:szCs w:val="20"/>
                </w:rPr>
                <w:t xml:space="preserve">. The ITC-style credit </w:t>
              </w:r>
              <w:proofErr w:type="spellStart"/>
              <w:r w:rsidR="009C5B08">
                <w:rPr>
                  <w:rFonts w:ascii="Arial" w:hAnsi="Arial" w:cs="Arial"/>
                  <w:sz w:val="20"/>
                  <w:szCs w:val="20"/>
                </w:rPr>
                <w:t>is</w:t>
              </w:r>
            </w:ins>
            <w:del w:id="171" w:author="Brauch, Joe" w:date="2025-01-31T11:53:00Z" w16du:dateUtc="2025-01-31T16:53:00Z">
              <w:r w:rsidRPr="00166BA4" w:rsidDel="009C5B08">
                <w:rPr>
                  <w:rFonts w:ascii="Arial" w:hAnsi="Arial" w:cs="Arial"/>
                  <w:sz w:val="20"/>
                  <w:szCs w:val="20"/>
                </w:rPr>
                <w:delText xml:space="preserve"> (</w:delText>
              </w:r>
            </w:del>
            <w:r w:rsidRPr="00166BA4">
              <w:rPr>
                <w:rFonts w:ascii="Arial" w:hAnsi="Arial" w:cs="Arial"/>
                <w:sz w:val="20"/>
                <w:szCs w:val="20"/>
              </w:rPr>
              <w:t>applied</w:t>
            </w:r>
            <w:proofErr w:type="spellEnd"/>
            <w:r w:rsidRPr="00166BA4">
              <w:rPr>
                <w:rFonts w:ascii="Arial" w:hAnsi="Arial" w:cs="Arial"/>
                <w:sz w:val="20"/>
                <w:szCs w:val="20"/>
              </w:rPr>
              <w:t xml:space="preserve"> to all potential </w:t>
            </w:r>
            <w:proofErr w:type="gramStart"/>
            <w:r w:rsidRPr="00166BA4">
              <w:rPr>
                <w:rFonts w:ascii="Arial" w:hAnsi="Arial" w:cs="Arial"/>
                <w:sz w:val="20"/>
                <w:szCs w:val="20"/>
              </w:rPr>
              <w:t>generation</w:t>
            </w:r>
            <w:proofErr w:type="gramEnd"/>
            <w:ins w:id="172" w:author="Brauch, Joe" w:date="2025-01-31T11:53:00Z" w16du:dateUtc="2025-01-31T16:53:00Z">
              <w:r w:rsidR="009C5B08">
                <w:rPr>
                  <w:rFonts w:ascii="Arial" w:hAnsi="Arial" w:cs="Arial"/>
                  <w:sz w:val="20"/>
                  <w:szCs w:val="20"/>
                </w:rPr>
                <w:t xml:space="preserve"> and the PTC-style credit is applied </w:t>
              </w:r>
            </w:ins>
            <w:ins w:id="173" w:author="Brauch, Joe" w:date="2025-01-31T11:54:00Z" w16du:dateUtc="2025-01-31T16:54:00Z">
              <w:r w:rsidR="009C5B08">
                <w:rPr>
                  <w:rFonts w:ascii="Arial" w:hAnsi="Arial" w:cs="Arial"/>
                  <w:sz w:val="20"/>
                  <w:szCs w:val="20"/>
                </w:rPr>
                <w:t>only to used electricity.</w:t>
              </w:r>
            </w:ins>
            <w:del w:id="174" w:author="Brauch, Joe" w:date="2025-01-31T11:53:00Z" w16du:dateUtc="2025-01-31T16:53:00Z">
              <w:r w:rsidRPr="00166BA4" w:rsidDel="009C5B08">
                <w:rPr>
                  <w:rFonts w:ascii="Arial" w:hAnsi="Arial" w:cs="Arial"/>
                  <w:sz w:val="20"/>
                  <w:szCs w:val="20"/>
                </w:rPr>
                <w:delText>).</w:delText>
              </w:r>
            </w:del>
          </w:p>
        </w:tc>
      </w:tr>
      <w:tr w:rsidR="00166BA4" w:rsidRPr="00166BA4" w14:paraId="4AE4D9CE" w14:textId="77777777" w:rsidTr="009C5B08">
        <w:trPr>
          <w:jc w:val="center"/>
        </w:trPr>
        <w:tc>
          <w:tcPr>
            <w:tcW w:w="2064" w:type="dxa"/>
          </w:tcPr>
          <w:p w14:paraId="1F9C0707" w14:textId="77777777" w:rsidR="00166BA4" w:rsidRPr="00166BA4" w:rsidRDefault="00166BA4" w:rsidP="000476C5">
            <w:pPr>
              <w:rPr>
                <w:rFonts w:ascii="Arial" w:hAnsi="Arial" w:cs="Arial"/>
                <w:sz w:val="20"/>
                <w:szCs w:val="20"/>
              </w:rPr>
            </w:pPr>
            <w:r w:rsidRPr="00166BA4">
              <w:rPr>
                <w:rFonts w:ascii="Arial" w:hAnsi="Arial" w:cs="Arial"/>
                <w:sz w:val="20"/>
                <w:szCs w:val="20"/>
              </w:rPr>
              <w:t>params.csv</w:t>
            </w:r>
          </w:p>
        </w:tc>
        <w:tc>
          <w:tcPr>
            <w:tcW w:w="7286" w:type="dxa"/>
          </w:tcPr>
          <w:p w14:paraId="3FC65D4D" w14:textId="77777777" w:rsidR="00166BA4" w:rsidRPr="00166BA4" w:rsidRDefault="00166BA4" w:rsidP="000476C5">
            <w:pPr>
              <w:rPr>
                <w:rFonts w:ascii="Arial" w:hAnsi="Arial" w:cs="Arial"/>
                <w:sz w:val="20"/>
                <w:szCs w:val="20"/>
              </w:rPr>
            </w:pPr>
            <w:r w:rsidRPr="00166BA4">
              <w:rPr>
                <w:rFonts w:ascii="Arial" w:hAnsi="Arial" w:cs="Arial"/>
                <w:sz w:val="20"/>
                <w:szCs w:val="20"/>
              </w:rPr>
              <w:t>Reports several key input parameters plus the value of the objective function (an output):</w:t>
            </w:r>
          </w:p>
          <w:p w14:paraId="37F630EF" w14:textId="77777777" w:rsidR="00166BA4" w:rsidRPr="00166BA4" w:rsidRDefault="00166BA4" w:rsidP="00166BA4">
            <w:pPr>
              <w:pStyle w:val="ListParagraph"/>
              <w:numPr>
                <w:ilvl w:val="0"/>
                <w:numId w:val="34"/>
              </w:numPr>
              <w:spacing w:after="0" w:line="240" w:lineRule="auto"/>
              <w:rPr>
                <w:rFonts w:ascii="Arial" w:hAnsi="Arial" w:cs="Arial"/>
                <w:sz w:val="20"/>
                <w:szCs w:val="20"/>
              </w:rPr>
            </w:pPr>
            <w:proofErr w:type="spellStart"/>
            <w:r w:rsidRPr="00166BA4">
              <w:rPr>
                <w:rFonts w:ascii="Arial" w:hAnsi="Arial" w:cs="Arial"/>
                <w:sz w:val="20"/>
                <w:szCs w:val="20"/>
              </w:rPr>
              <w:t>year_ratio</w:t>
            </w:r>
            <w:proofErr w:type="spellEnd"/>
            <w:r w:rsidRPr="00166BA4">
              <w:rPr>
                <w:rFonts w:ascii="Arial" w:hAnsi="Arial" w:cs="Arial"/>
                <w:sz w:val="20"/>
                <w:szCs w:val="20"/>
              </w:rPr>
              <w:t xml:space="preserve">: The size of the model window in years, used to scale </w:t>
            </w:r>
            <w:proofErr w:type="gramStart"/>
            <w:r w:rsidRPr="00166BA4">
              <w:rPr>
                <w:rFonts w:ascii="Arial" w:hAnsi="Arial" w:cs="Arial"/>
                <w:sz w:val="20"/>
                <w:szCs w:val="20"/>
              </w:rPr>
              <w:t>annuitized</w:t>
            </w:r>
            <w:proofErr w:type="gramEnd"/>
            <w:r w:rsidRPr="00166BA4">
              <w:rPr>
                <w:rFonts w:ascii="Arial" w:hAnsi="Arial" w:cs="Arial"/>
                <w:sz w:val="20"/>
                <w:szCs w:val="20"/>
              </w:rPr>
              <w:t xml:space="preserve"> CAPEX + fixed OPEX costs.</w:t>
            </w:r>
          </w:p>
          <w:p w14:paraId="7AC0121E" w14:textId="77777777" w:rsidR="00166BA4" w:rsidRPr="00166BA4" w:rsidRDefault="00166BA4" w:rsidP="00166BA4">
            <w:pPr>
              <w:pStyle w:val="ListParagraph"/>
              <w:numPr>
                <w:ilvl w:val="0"/>
                <w:numId w:val="34"/>
              </w:numPr>
              <w:spacing w:after="0" w:line="240" w:lineRule="auto"/>
              <w:rPr>
                <w:rFonts w:ascii="Arial" w:hAnsi="Arial" w:cs="Arial"/>
                <w:sz w:val="20"/>
                <w:szCs w:val="20"/>
              </w:rPr>
            </w:pPr>
            <w:proofErr w:type="spellStart"/>
            <w:r w:rsidRPr="00166BA4">
              <w:rPr>
                <w:rFonts w:ascii="Arial" w:hAnsi="Arial" w:cs="Arial"/>
                <w:sz w:val="20"/>
                <w:szCs w:val="20"/>
              </w:rPr>
              <w:t>max_imports</w:t>
            </w:r>
            <w:proofErr w:type="spellEnd"/>
            <w:r w:rsidRPr="00166BA4">
              <w:rPr>
                <w:rFonts w:ascii="Arial" w:hAnsi="Arial" w:cs="Arial"/>
                <w:sz w:val="20"/>
                <w:szCs w:val="20"/>
              </w:rPr>
              <w:t>: The maximum allowed imports as a fraction of total demand.</w:t>
            </w:r>
          </w:p>
          <w:p w14:paraId="35840C2C" w14:textId="77777777" w:rsidR="00166BA4" w:rsidRPr="00166BA4" w:rsidRDefault="00166BA4" w:rsidP="00166BA4">
            <w:pPr>
              <w:pStyle w:val="ListParagraph"/>
              <w:numPr>
                <w:ilvl w:val="0"/>
                <w:numId w:val="34"/>
              </w:numPr>
              <w:spacing w:after="0" w:line="240" w:lineRule="auto"/>
              <w:rPr>
                <w:rFonts w:ascii="Arial" w:hAnsi="Arial" w:cs="Arial"/>
                <w:sz w:val="20"/>
                <w:szCs w:val="20"/>
              </w:rPr>
            </w:pPr>
            <w:r w:rsidRPr="00166BA4">
              <w:rPr>
                <w:rFonts w:ascii="Arial" w:hAnsi="Arial" w:cs="Arial"/>
                <w:sz w:val="20"/>
                <w:szCs w:val="20"/>
              </w:rPr>
              <w:t xml:space="preserve">h: The time resolution of the model </w:t>
            </w:r>
            <w:proofErr w:type="gramStart"/>
            <w:r w:rsidRPr="00166BA4">
              <w:rPr>
                <w:rFonts w:ascii="Arial" w:hAnsi="Arial" w:cs="Arial"/>
                <w:sz w:val="20"/>
                <w:szCs w:val="20"/>
              </w:rPr>
              <w:t>run</w:t>
            </w:r>
            <w:proofErr w:type="gramEnd"/>
            <w:r w:rsidRPr="00166BA4">
              <w:rPr>
                <w:rFonts w:ascii="Arial" w:hAnsi="Arial" w:cs="Arial"/>
                <w:sz w:val="20"/>
                <w:szCs w:val="20"/>
              </w:rPr>
              <w:t xml:space="preserve"> in hours.</w:t>
            </w:r>
          </w:p>
          <w:p w14:paraId="25D3D6D1" w14:textId="77777777" w:rsidR="00166BA4" w:rsidRPr="00166BA4" w:rsidRDefault="00166BA4" w:rsidP="00166BA4">
            <w:pPr>
              <w:pStyle w:val="ListParagraph"/>
              <w:numPr>
                <w:ilvl w:val="0"/>
                <w:numId w:val="34"/>
              </w:numPr>
              <w:spacing w:after="0" w:line="240" w:lineRule="auto"/>
              <w:rPr>
                <w:rFonts w:ascii="Arial" w:hAnsi="Arial" w:cs="Arial"/>
                <w:sz w:val="20"/>
                <w:szCs w:val="20"/>
              </w:rPr>
            </w:pPr>
            <w:r w:rsidRPr="00166BA4">
              <w:rPr>
                <w:rFonts w:ascii="Arial" w:hAnsi="Arial" w:cs="Arial"/>
                <w:sz w:val="20"/>
                <w:szCs w:val="20"/>
              </w:rPr>
              <w:t>obj: The resulting value of the objective function. It is not recommended to use the value of the objective function as representative of costs; rather, the objective value can be useful when debugging or comparing scenarios, especially different model runs which should yield the same or similar results.</w:t>
            </w:r>
          </w:p>
        </w:tc>
      </w:tr>
    </w:tbl>
    <w:p w14:paraId="20CBB10E" w14:textId="77777777" w:rsidR="00166BA4" w:rsidRDefault="00166BA4" w:rsidP="00166BA4"/>
    <w:p w14:paraId="4154313D" w14:textId="77777777" w:rsidR="00166BA4" w:rsidRDefault="00166BA4" w:rsidP="00166BA4">
      <w:pPr>
        <w:pStyle w:val="NRELHead05"/>
      </w:pPr>
      <w:r>
        <w:t>Files detailing system design:</w:t>
      </w:r>
    </w:p>
    <w:tbl>
      <w:tblPr>
        <w:tblStyle w:val="TableGrid"/>
        <w:tblW w:w="0" w:type="auto"/>
        <w:tblLook w:val="04A0" w:firstRow="1" w:lastRow="0" w:firstColumn="1" w:lastColumn="0" w:noHBand="0" w:noVBand="1"/>
      </w:tblPr>
      <w:tblGrid>
        <w:gridCol w:w="3452"/>
        <w:gridCol w:w="5898"/>
      </w:tblGrid>
      <w:tr w:rsidR="00166BA4" w:rsidRPr="00166BA4" w14:paraId="34AD3B7D" w14:textId="77777777" w:rsidTr="000476C5">
        <w:tc>
          <w:tcPr>
            <w:tcW w:w="2291" w:type="dxa"/>
          </w:tcPr>
          <w:p w14:paraId="55F1D21E"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File name</w:t>
            </w:r>
          </w:p>
        </w:tc>
        <w:tc>
          <w:tcPr>
            <w:tcW w:w="7285" w:type="dxa"/>
          </w:tcPr>
          <w:p w14:paraId="3916A463"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Description</w:t>
            </w:r>
          </w:p>
        </w:tc>
      </w:tr>
      <w:tr w:rsidR="00166BA4" w:rsidRPr="00166BA4" w14:paraId="573BB844" w14:textId="77777777" w:rsidTr="000476C5">
        <w:tc>
          <w:tcPr>
            <w:tcW w:w="2291" w:type="dxa"/>
          </w:tcPr>
          <w:p w14:paraId="74CFF5DC" w14:textId="77777777" w:rsidR="00166BA4" w:rsidRPr="00166BA4" w:rsidRDefault="00166BA4" w:rsidP="000476C5">
            <w:pPr>
              <w:rPr>
                <w:rFonts w:ascii="Arial" w:hAnsi="Arial" w:cs="Arial"/>
                <w:sz w:val="20"/>
                <w:szCs w:val="20"/>
              </w:rPr>
            </w:pPr>
            <w:r w:rsidRPr="00166BA4">
              <w:rPr>
                <w:rFonts w:ascii="Arial" w:hAnsi="Arial" w:cs="Arial"/>
                <w:sz w:val="20"/>
                <w:szCs w:val="20"/>
              </w:rPr>
              <w:t>Pipeline_Capacity.csv</w:t>
            </w:r>
          </w:p>
        </w:tc>
        <w:tc>
          <w:tcPr>
            <w:tcW w:w="7285" w:type="dxa"/>
          </w:tcPr>
          <w:p w14:paraId="6917F5C0" w14:textId="77777777" w:rsidR="00166BA4" w:rsidRPr="00166BA4" w:rsidRDefault="00166BA4" w:rsidP="000476C5">
            <w:pPr>
              <w:rPr>
                <w:rFonts w:ascii="Arial" w:hAnsi="Arial" w:cs="Arial"/>
                <w:sz w:val="20"/>
                <w:szCs w:val="20"/>
              </w:rPr>
            </w:pPr>
            <w:r w:rsidRPr="00166BA4">
              <w:rPr>
                <w:rFonts w:ascii="Arial" w:hAnsi="Arial" w:cs="Arial"/>
                <w:sz w:val="20"/>
                <w:szCs w:val="20"/>
              </w:rPr>
              <w:t>Shows constructed pipeline capacities for each link.</w:t>
            </w:r>
          </w:p>
        </w:tc>
      </w:tr>
      <w:tr w:rsidR="00166BA4" w:rsidRPr="00166BA4" w14:paraId="227556A0" w14:textId="77777777" w:rsidTr="000476C5">
        <w:tc>
          <w:tcPr>
            <w:tcW w:w="2291" w:type="dxa"/>
          </w:tcPr>
          <w:p w14:paraId="2918E9A9" w14:textId="77777777" w:rsidR="00166BA4" w:rsidRPr="00166BA4" w:rsidRDefault="00166BA4" w:rsidP="000476C5">
            <w:pPr>
              <w:rPr>
                <w:rFonts w:ascii="Arial" w:hAnsi="Arial" w:cs="Arial"/>
                <w:sz w:val="20"/>
                <w:szCs w:val="20"/>
              </w:rPr>
            </w:pPr>
            <w:r w:rsidRPr="00166BA4">
              <w:rPr>
                <w:rFonts w:ascii="Arial" w:hAnsi="Arial" w:cs="Arial"/>
                <w:sz w:val="20"/>
                <w:szCs w:val="20"/>
              </w:rPr>
              <w:t>Pipeline_Exists.csv:</w:t>
            </w:r>
          </w:p>
        </w:tc>
        <w:tc>
          <w:tcPr>
            <w:tcW w:w="7285" w:type="dxa"/>
          </w:tcPr>
          <w:p w14:paraId="3BC8D3E2" w14:textId="77777777" w:rsidR="00166BA4" w:rsidRPr="00166BA4" w:rsidRDefault="00166BA4" w:rsidP="000476C5">
            <w:pPr>
              <w:rPr>
                <w:rFonts w:ascii="Arial" w:hAnsi="Arial" w:cs="Arial"/>
                <w:sz w:val="20"/>
                <w:szCs w:val="20"/>
              </w:rPr>
            </w:pPr>
            <w:r w:rsidRPr="00166BA4">
              <w:rPr>
                <w:rFonts w:ascii="Arial" w:hAnsi="Arial" w:cs="Arial"/>
                <w:sz w:val="20"/>
                <w:szCs w:val="20"/>
              </w:rPr>
              <w:t>Shows (as binary variables) whether a pipeline was constructed for each link. This file is only generated for mixed-integer optimizations or two-step solves which involve a full pipeline optimization. It is not generated if only a fully linear optimization is performed.</w:t>
            </w:r>
          </w:p>
        </w:tc>
      </w:tr>
      <w:tr w:rsidR="00166BA4" w:rsidRPr="00166BA4" w14:paraId="533097CD" w14:textId="77777777" w:rsidTr="000476C5">
        <w:tc>
          <w:tcPr>
            <w:tcW w:w="2291" w:type="dxa"/>
          </w:tcPr>
          <w:p w14:paraId="0A890395" w14:textId="1C998B07" w:rsidR="00166BA4" w:rsidRPr="00166BA4" w:rsidRDefault="00166BA4" w:rsidP="000476C5">
            <w:pPr>
              <w:rPr>
                <w:rFonts w:ascii="Arial" w:hAnsi="Arial" w:cs="Arial"/>
                <w:sz w:val="20"/>
                <w:szCs w:val="20"/>
              </w:rPr>
            </w:pPr>
            <w:del w:id="175" w:author="Brauch, Joe" w:date="2025-01-31T11:54:00Z" w16du:dateUtc="2025-01-31T16:54:00Z">
              <w:r w:rsidRPr="00166BA4" w:rsidDel="00BA3FE5">
                <w:rPr>
                  <w:rFonts w:ascii="Arial" w:hAnsi="Arial" w:cs="Arial"/>
                  <w:sz w:val="20"/>
                  <w:szCs w:val="20"/>
                </w:rPr>
                <w:lastRenderedPageBreak/>
                <w:delText>Renewable</w:delText>
              </w:r>
            </w:del>
            <w:ins w:id="176" w:author="Brauch, Joe" w:date="2025-01-31T11:54:00Z" w16du:dateUtc="2025-01-31T16:54:00Z">
              <w:r w:rsidR="00BA3FE5">
                <w:rPr>
                  <w:rFonts w:ascii="Arial" w:hAnsi="Arial" w:cs="Arial"/>
                  <w:sz w:val="20"/>
                  <w:szCs w:val="20"/>
                </w:rPr>
                <w:t>Generation</w:t>
              </w:r>
            </w:ins>
            <w:r w:rsidRPr="00166BA4">
              <w:rPr>
                <w:rFonts w:ascii="Arial" w:hAnsi="Arial" w:cs="Arial"/>
                <w:sz w:val="20"/>
                <w:szCs w:val="20"/>
              </w:rPr>
              <w:t>_Capacity.csv</w:t>
            </w:r>
          </w:p>
        </w:tc>
        <w:tc>
          <w:tcPr>
            <w:tcW w:w="7285" w:type="dxa"/>
          </w:tcPr>
          <w:p w14:paraId="455B1B3C" w14:textId="77777777" w:rsidR="00166BA4" w:rsidRPr="00166BA4" w:rsidRDefault="00166BA4" w:rsidP="000476C5">
            <w:pPr>
              <w:rPr>
                <w:rFonts w:ascii="Arial" w:hAnsi="Arial" w:cs="Arial"/>
                <w:sz w:val="20"/>
                <w:szCs w:val="20"/>
              </w:rPr>
            </w:pPr>
            <w:r w:rsidRPr="00166BA4">
              <w:rPr>
                <w:rFonts w:ascii="Arial" w:hAnsi="Arial" w:cs="Arial"/>
                <w:sz w:val="20"/>
                <w:szCs w:val="20"/>
              </w:rPr>
              <w:t>Shows the amount of capacity constructed at each node for each electricity generation technology.</w:t>
            </w:r>
          </w:p>
        </w:tc>
      </w:tr>
      <w:tr w:rsidR="00166BA4" w:rsidRPr="00166BA4" w14:paraId="67A2CCA2" w14:textId="77777777" w:rsidTr="000476C5">
        <w:tc>
          <w:tcPr>
            <w:tcW w:w="2291" w:type="dxa"/>
          </w:tcPr>
          <w:p w14:paraId="0A3C667F" w14:textId="2EC9B611" w:rsidR="00166BA4" w:rsidRPr="00166BA4" w:rsidRDefault="00BA3FE5" w:rsidP="000476C5">
            <w:pPr>
              <w:rPr>
                <w:rFonts w:ascii="Arial" w:hAnsi="Arial" w:cs="Arial"/>
                <w:sz w:val="20"/>
                <w:szCs w:val="20"/>
              </w:rPr>
            </w:pPr>
            <w:ins w:id="177" w:author="Brauch, Joe" w:date="2025-01-31T11:54:00Z" w16du:dateUtc="2025-01-31T16:54:00Z">
              <w:r>
                <w:rPr>
                  <w:rFonts w:ascii="Arial" w:hAnsi="Arial" w:cs="Arial"/>
                  <w:sz w:val="20"/>
                  <w:szCs w:val="20"/>
                </w:rPr>
                <w:t>Node</w:t>
              </w:r>
            </w:ins>
            <w:del w:id="178" w:author="Brauch, Joe" w:date="2025-01-31T11:54:00Z" w16du:dateUtc="2025-01-31T16:54:00Z">
              <w:r w:rsidR="00166BA4" w:rsidRPr="00166BA4" w:rsidDel="00BA3FE5">
                <w:rPr>
                  <w:rFonts w:ascii="Arial" w:hAnsi="Arial" w:cs="Arial"/>
                  <w:sz w:val="20"/>
                  <w:szCs w:val="20"/>
                </w:rPr>
                <w:delText>Zone</w:delText>
              </w:r>
            </w:del>
            <w:r w:rsidR="00166BA4" w:rsidRPr="00166BA4">
              <w:rPr>
                <w:rFonts w:ascii="Arial" w:hAnsi="Arial" w:cs="Arial"/>
                <w:sz w:val="20"/>
                <w:szCs w:val="20"/>
              </w:rPr>
              <w:t>_Capacities.csv</w:t>
            </w:r>
          </w:p>
        </w:tc>
        <w:tc>
          <w:tcPr>
            <w:tcW w:w="7285" w:type="dxa"/>
          </w:tcPr>
          <w:p w14:paraId="4A34D381" w14:textId="77777777" w:rsidR="00166BA4" w:rsidRPr="00166BA4" w:rsidRDefault="00166BA4" w:rsidP="000476C5">
            <w:pPr>
              <w:rPr>
                <w:rFonts w:ascii="Arial" w:hAnsi="Arial" w:cs="Arial"/>
                <w:sz w:val="20"/>
                <w:szCs w:val="20"/>
              </w:rPr>
            </w:pPr>
            <w:r w:rsidRPr="00166BA4">
              <w:rPr>
                <w:rFonts w:ascii="Arial" w:hAnsi="Arial" w:cs="Arial"/>
                <w:sz w:val="20"/>
                <w:szCs w:val="20"/>
              </w:rPr>
              <w:t xml:space="preserve">Shows the capacities of electricity generation technologies, hydrogen production, and hydrogen storage at each node (in their respective capacity units). It also shows a </w:t>
            </w:r>
            <w:proofErr w:type="gramStart"/>
            <w:r w:rsidRPr="00166BA4">
              <w:rPr>
                <w:rFonts w:ascii="Arial" w:hAnsi="Arial" w:cs="Arial"/>
                <w:sz w:val="20"/>
                <w:szCs w:val="20"/>
              </w:rPr>
              <w:t>category, ‘</w:t>
            </w:r>
            <w:proofErr w:type="gramEnd"/>
            <w:r w:rsidRPr="00166BA4">
              <w:rPr>
                <w:rFonts w:ascii="Arial" w:hAnsi="Arial" w:cs="Arial"/>
                <w:sz w:val="20"/>
                <w:szCs w:val="20"/>
              </w:rPr>
              <w:t xml:space="preserve">H2_Unserved_Capacity’, which is the maximum amount of unserved hydrogen in </w:t>
            </w:r>
            <w:proofErr w:type="gramStart"/>
            <w:r w:rsidRPr="00166BA4">
              <w:rPr>
                <w:rFonts w:ascii="Arial" w:hAnsi="Arial" w:cs="Arial"/>
                <w:sz w:val="20"/>
                <w:szCs w:val="20"/>
              </w:rPr>
              <w:t>a time period</w:t>
            </w:r>
            <w:proofErr w:type="gramEnd"/>
            <w:r w:rsidRPr="00166BA4">
              <w:rPr>
                <w:rFonts w:ascii="Arial" w:hAnsi="Arial" w:cs="Arial"/>
                <w:sz w:val="20"/>
                <w:szCs w:val="20"/>
              </w:rPr>
              <w:t xml:space="preserve"> at each node.</w:t>
            </w:r>
          </w:p>
        </w:tc>
      </w:tr>
    </w:tbl>
    <w:p w14:paraId="6B915BB5" w14:textId="77777777" w:rsidR="00166BA4" w:rsidRDefault="00166BA4" w:rsidP="00166BA4"/>
    <w:p w14:paraId="42782E6F" w14:textId="77777777" w:rsidR="00166BA4" w:rsidRDefault="00166BA4" w:rsidP="00166BA4">
      <w:pPr>
        <w:pStyle w:val="NRELHead05"/>
      </w:pPr>
      <w:r>
        <w:t>Files detailing system operation:</w:t>
      </w:r>
    </w:p>
    <w:p w14:paraId="179A1F95" w14:textId="77777777" w:rsidR="00166BA4" w:rsidRPr="00784DC6" w:rsidRDefault="00166BA4" w:rsidP="00166BA4">
      <w:pPr>
        <w:pStyle w:val="NRELBodyText"/>
      </w:pPr>
      <w:r>
        <w:t xml:space="preserve">These files all contain details of how the system operates in each </w:t>
      </w:r>
      <w:proofErr w:type="gramStart"/>
      <w:r>
        <w:t>time period</w:t>
      </w:r>
      <w:proofErr w:type="gramEnd"/>
      <w:r>
        <w:t xml:space="preserve"> throughout the modeling window. Each has row indices of time periods and/or specific technologies and column indices of nodes or links. The data are the values of the specified parameter for that </w:t>
      </w:r>
      <w:proofErr w:type="gramStart"/>
      <w:r>
        <w:t>time period</w:t>
      </w:r>
      <w:proofErr w:type="gramEnd"/>
      <w:r>
        <w:t xml:space="preserve"> and/or technology at that node or link. Note for all link flow values, positive values indicate flow in the direction specified in the link name and negative values indicate flow in the opposite direction.</w:t>
      </w:r>
    </w:p>
    <w:tbl>
      <w:tblPr>
        <w:tblStyle w:val="TableGrid"/>
        <w:tblW w:w="0" w:type="auto"/>
        <w:tblLook w:val="04A0" w:firstRow="1" w:lastRow="0" w:firstColumn="1" w:lastColumn="0" w:noHBand="0" w:noVBand="1"/>
      </w:tblPr>
      <w:tblGrid>
        <w:gridCol w:w="6364"/>
        <w:gridCol w:w="2986"/>
      </w:tblGrid>
      <w:tr w:rsidR="00166BA4" w:rsidRPr="00166BA4" w14:paraId="62115422" w14:textId="77777777" w:rsidTr="000476C5">
        <w:tc>
          <w:tcPr>
            <w:tcW w:w="4860" w:type="dxa"/>
          </w:tcPr>
          <w:p w14:paraId="0EBA6701"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File name</w:t>
            </w:r>
          </w:p>
        </w:tc>
        <w:tc>
          <w:tcPr>
            <w:tcW w:w="4716" w:type="dxa"/>
          </w:tcPr>
          <w:p w14:paraId="200E5CF8" w14:textId="77777777" w:rsidR="00166BA4" w:rsidRPr="00166BA4" w:rsidRDefault="00166BA4" w:rsidP="000476C5">
            <w:pPr>
              <w:rPr>
                <w:rFonts w:ascii="Arial" w:hAnsi="Arial" w:cs="Arial"/>
                <w:b/>
                <w:bCs/>
                <w:sz w:val="20"/>
                <w:szCs w:val="20"/>
              </w:rPr>
            </w:pPr>
            <w:r w:rsidRPr="00166BA4">
              <w:rPr>
                <w:rFonts w:ascii="Arial" w:hAnsi="Arial" w:cs="Arial"/>
                <w:b/>
                <w:bCs/>
                <w:sz w:val="20"/>
                <w:szCs w:val="20"/>
              </w:rPr>
              <w:t>Description</w:t>
            </w:r>
          </w:p>
        </w:tc>
      </w:tr>
      <w:tr w:rsidR="00166BA4" w:rsidRPr="00166BA4" w14:paraId="0E5BE80C" w14:textId="77777777" w:rsidTr="000476C5">
        <w:tc>
          <w:tcPr>
            <w:tcW w:w="4860" w:type="dxa"/>
          </w:tcPr>
          <w:p w14:paraId="4DD5857A" w14:textId="77777777" w:rsidR="00166BA4" w:rsidRPr="00166BA4" w:rsidRDefault="00166BA4" w:rsidP="000476C5">
            <w:pPr>
              <w:rPr>
                <w:rFonts w:ascii="Arial" w:hAnsi="Arial" w:cs="Arial"/>
                <w:b/>
                <w:bCs/>
                <w:sz w:val="20"/>
                <w:szCs w:val="20"/>
              </w:rPr>
            </w:pPr>
            <w:r w:rsidRPr="00166BA4">
              <w:rPr>
                <w:rFonts w:ascii="Arial" w:hAnsi="Arial" w:cs="Arial"/>
                <w:sz w:val="20"/>
                <w:szCs w:val="20"/>
              </w:rPr>
              <w:t>Electricity_Used_raw.csv</w:t>
            </w:r>
          </w:p>
        </w:tc>
        <w:tc>
          <w:tcPr>
            <w:tcW w:w="4716" w:type="dxa"/>
          </w:tcPr>
          <w:p w14:paraId="136E6D18" w14:textId="77777777" w:rsidR="00166BA4" w:rsidRPr="00166BA4" w:rsidRDefault="00166BA4" w:rsidP="000476C5">
            <w:pPr>
              <w:rPr>
                <w:rFonts w:ascii="Arial" w:hAnsi="Arial" w:cs="Arial"/>
                <w:b/>
                <w:bCs/>
                <w:sz w:val="20"/>
                <w:szCs w:val="20"/>
              </w:rPr>
            </w:pPr>
            <w:r w:rsidRPr="00166BA4">
              <w:rPr>
                <w:rFonts w:ascii="Arial" w:hAnsi="Arial" w:cs="Arial"/>
                <w:sz w:val="20"/>
                <w:szCs w:val="20"/>
              </w:rPr>
              <w:t>The actual electricity generation used for hydrogen production for specific technologies.</w:t>
            </w:r>
          </w:p>
        </w:tc>
      </w:tr>
      <w:tr w:rsidR="00166BA4" w:rsidRPr="00166BA4" w14:paraId="2691AD5C" w14:textId="77777777" w:rsidTr="000476C5">
        <w:tc>
          <w:tcPr>
            <w:tcW w:w="4860" w:type="dxa"/>
          </w:tcPr>
          <w:p w14:paraId="76E1BBEB" w14:textId="77777777" w:rsidR="00166BA4" w:rsidRPr="00166BA4" w:rsidRDefault="00166BA4" w:rsidP="000476C5">
            <w:pPr>
              <w:rPr>
                <w:rFonts w:ascii="Arial" w:hAnsi="Arial" w:cs="Arial"/>
                <w:b/>
                <w:bCs/>
                <w:sz w:val="20"/>
                <w:szCs w:val="20"/>
              </w:rPr>
            </w:pPr>
            <w:proofErr w:type="spellStart"/>
            <w:r w:rsidRPr="00166BA4">
              <w:rPr>
                <w:rFonts w:ascii="Arial" w:hAnsi="Arial" w:cs="Arial"/>
                <w:sz w:val="20"/>
                <w:szCs w:val="20"/>
              </w:rPr>
              <w:t>Electricity_Used</w:t>
            </w:r>
            <w:proofErr w:type="spellEnd"/>
            <w:r w:rsidRPr="00166BA4">
              <w:rPr>
                <w:rFonts w:ascii="Arial" w:hAnsi="Arial" w:cs="Arial"/>
                <w:sz w:val="20"/>
                <w:szCs w:val="20"/>
              </w:rPr>
              <w:t xml:space="preserve"> _Tech_Total.csv</w:t>
            </w:r>
          </w:p>
        </w:tc>
        <w:tc>
          <w:tcPr>
            <w:tcW w:w="4716" w:type="dxa"/>
          </w:tcPr>
          <w:p w14:paraId="4CF322FA" w14:textId="77777777" w:rsidR="00166BA4" w:rsidRPr="00166BA4" w:rsidRDefault="00166BA4" w:rsidP="000476C5">
            <w:pPr>
              <w:rPr>
                <w:rFonts w:ascii="Arial" w:hAnsi="Arial" w:cs="Arial"/>
                <w:b/>
                <w:bCs/>
                <w:sz w:val="20"/>
                <w:szCs w:val="20"/>
              </w:rPr>
            </w:pPr>
            <w:r w:rsidRPr="00166BA4">
              <w:rPr>
                <w:rFonts w:ascii="Arial" w:hAnsi="Arial" w:cs="Arial"/>
                <w:sz w:val="20"/>
                <w:szCs w:val="20"/>
              </w:rPr>
              <w:t>The total amount of actual electricity generation used for hydrogen production in the entire model window for specific technologies.</w:t>
            </w:r>
          </w:p>
        </w:tc>
      </w:tr>
      <w:tr w:rsidR="00166BA4" w:rsidRPr="00166BA4" w14:paraId="705FE033" w14:textId="77777777" w:rsidTr="000476C5">
        <w:tc>
          <w:tcPr>
            <w:tcW w:w="4860" w:type="dxa"/>
          </w:tcPr>
          <w:p w14:paraId="3DB46269" w14:textId="77777777" w:rsidR="00166BA4" w:rsidRPr="00166BA4" w:rsidRDefault="00166BA4" w:rsidP="000476C5">
            <w:pPr>
              <w:rPr>
                <w:rFonts w:ascii="Arial" w:hAnsi="Arial" w:cs="Arial"/>
                <w:b/>
                <w:bCs/>
                <w:sz w:val="20"/>
                <w:szCs w:val="20"/>
              </w:rPr>
            </w:pPr>
            <w:r w:rsidRPr="00166BA4">
              <w:rPr>
                <w:rFonts w:ascii="Arial" w:hAnsi="Arial" w:cs="Arial"/>
                <w:sz w:val="20"/>
                <w:szCs w:val="20"/>
              </w:rPr>
              <w:t>Electricity_Used.csv</w:t>
            </w:r>
          </w:p>
        </w:tc>
        <w:tc>
          <w:tcPr>
            <w:tcW w:w="4716" w:type="dxa"/>
          </w:tcPr>
          <w:p w14:paraId="4C3034A1" w14:textId="77777777" w:rsidR="00166BA4" w:rsidRPr="00166BA4" w:rsidRDefault="00166BA4" w:rsidP="000476C5">
            <w:pPr>
              <w:rPr>
                <w:rFonts w:ascii="Arial" w:hAnsi="Arial" w:cs="Arial"/>
                <w:b/>
                <w:bCs/>
                <w:sz w:val="20"/>
                <w:szCs w:val="20"/>
              </w:rPr>
            </w:pPr>
            <w:r w:rsidRPr="00166BA4">
              <w:rPr>
                <w:rFonts w:ascii="Arial" w:hAnsi="Arial" w:cs="Arial"/>
                <w:sz w:val="20"/>
                <w:szCs w:val="20"/>
              </w:rPr>
              <w:t xml:space="preserve">The total amount of actual electricity generation </w:t>
            </w:r>
            <w:proofErr w:type="gramStart"/>
            <w:r w:rsidRPr="00166BA4">
              <w:rPr>
                <w:rFonts w:ascii="Arial" w:hAnsi="Arial" w:cs="Arial"/>
                <w:sz w:val="20"/>
                <w:szCs w:val="20"/>
              </w:rPr>
              <w:t>used</w:t>
            </w:r>
            <w:proofErr w:type="gramEnd"/>
            <w:r w:rsidRPr="00166BA4">
              <w:rPr>
                <w:rFonts w:ascii="Arial" w:hAnsi="Arial" w:cs="Arial"/>
                <w:sz w:val="20"/>
                <w:szCs w:val="20"/>
              </w:rPr>
              <w:t xml:space="preserve"> for hydrogen production for all technologies.</w:t>
            </w:r>
          </w:p>
        </w:tc>
      </w:tr>
      <w:tr w:rsidR="00166BA4" w:rsidRPr="00166BA4" w14:paraId="6F70E82E" w14:textId="77777777" w:rsidTr="000476C5">
        <w:tc>
          <w:tcPr>
            <w:tcW w:w="4860" w:type="dxa"/>
          </w:tcPr>
          <w:p w14:paraId="2928EAF5" w14:textId="6E3CFE21" w:rsidR="00166BA4" w:rsidRPr="00166BA4" w:rsidRDefault="00166BA4" w:rsidP="000476C5">
            <w:pPr>
              <w:rPr>
                <w:rFonts w:ascii="Arial" w:hAnsi="Arial" w:cs="Arial"/>
                <w:b/>
                <w:bCs/>
                <w:sz w:val="20"/>
                <w:szCs w:val="20"/>
              </w:rPr>
            </w:pPr>
            <w:del w:id="179" w:author="Brauch, Joe" w:date="2025-01-31T11:54:00Z" w16du:dateUtc="2025-01-31T16:54:00Z">
              <w:r w:rsidRPr="00166BA4" w:rsidDel="00BA3FE5">
                <w:rPr>
                  <w:rFonts w:ascii="Arial" w:hAnsi="Arial" w:cs="Arial"/>
                  <w:sz w:val="20"/>
                  <w:szCs w:val="20"/>
                </w:rPr>
                <w:delText>Curtailed_Renewable_Production</w:delText>
              </w:r>
            </w:del>
            <w:ins w:id="180" w:author="Brauch, Joe" w:date="2025-01-31T11:54:00Z" w16du:dateUtc="2025-01-31T16:54:00Z">
              <w:r w:rsidR="00BA3FE5">
                <w:rPr>
                  <w:rFonts w:ascii="Arial" w:hAnsi="Arial" w:cs="Arial"/>
                  <w:sz w:val="20"/>
                  <w:szCs w:val="20"/>
                </w:rPr>
                <w:t>Electricity_Cu</w:t>
              </w:r>
            </w:ins>
            <w:ins w:id="181" w:author="Brauch, Joe" w:date="2025-01-31T11:55:00Z" w16du:dateUtc="2025-01-31T16:55:00Z">
              <w:r w:rsidR="00BA3FE5">
                <w:rPr>
                  <w:rFonts w:ascii="Arial" w:hAnsi="Arial" w:cs="Arial"/>
                  <w:sz w:val="20"/>
                  <w:szCs w:val="20"/>
                </w:rPr>
                <w:t>rtailed</w:t>
              </w:r>
            </w:ins>
            <w:r w:rsidRPr="00166BA4">
              <w:rPr>
                <w:rFonts w:ascii="Arial" w:hAnsi="Arial" w:cs="Arial"/>
                <w:sz w:val="20"/>
                <w:szCs w:val="20"/>
              </w:rPr>
              <w:t>_raw.csv</w:t>
            </w:r>
          </w:p>
        </w:tc>
        <w:tc>
          <w:tcPr>
            <w:tcW w:w="4716" w:type="dxa"/>
          </w:tcPr>
          <w:p w14:paraId="21CA782C" w14:textId="77777777" w:rsidR="00166BA4" w:rsidRPr="00166BA4" w:rsidRDefault="00166BA4" w:rsidP="000476C5">
            <w:pPr>
              <w:rPr>
                <w:rFonts w:ascii="Arial" w:hAnsi="Arial" w:cs="Arial"/>
                <w:sz w:val="20"/>
                <w:szCs w:val="20"/>
              </w:rPr>
            </w:pPr>
            <w:r w:rsidRPr="00166BA4">
              <w:rPr>
                <w:rFonts w:ascii="Arial" w:hAnsi="Arial" w:cs="Arial"/>
                <w:sz w:val="20"/>
                <w:szCs w:val="20"/>
              </w:rPr>
              <w:t xml:space="preserve">The amount of electricity generation that is curtailed </w:t>
            </w:r>
            <w:proofErr w:type="gramStart"/>
            <w:r w:rsidRPr="00166BA4">
              <w:rPr>
                <w:rFonts w:ascii="Arial" w:hAnsi="Arial" w:cs="Arial"/>
                <w:sz w:val="20"/>
                <w:szCs w:val="20"/>
              </w:rPr>
              <w:t>for</w:t>
            </w:r>
            <w:proofErr w:type="gramEnd"/>
            <w:r w:rsidRPr="00166BA4">
              <w:rPr>
                <w:rFonts w:ascii="Arial" w:hAnsi="Arial" w:cs="Arial"/>
                <w:sz w:val="20"/>
                <w:szCs w:val="20"/>
              </w:rPr>
              <w:t xml:space="preserve"> specific technologies.</w:t>
            </w:r>
          </w:p>
        </w:tc>
      </w:tr>
      <w:tr w:rsidR="00166BA4" w:rsidRPr="00166BA4" w14:paraId="0722798E" w14:textId="77777777" w:rsidTr="000476C5">
        <w:tc>
          <w:tcPr>
            <w:tcW w:w="4860" w:type="dxa"/>
          </w:tcPr>
          <w:p w14:paraId="59880F64" w14:textId="7C7AFF29" w:rsidR="00166BA4" w:rsidRPr="00166BA4" w:rsidRDefault="00166BA4" w:rsidP="000476C5">
            <w:pPr>
              <w:rPr>
                <w:rFonts w:ascii="Arial" w:hAnsi="Arial" w:cs="Arial"/>
                <w:b/>
                <w:bCs/>
                <w:sz w:val="20"/>
                <w:szCs w:val="20"/>
              </w:rPr>
            </w:pPr>
            <w:del w:id="182" w:author="Brauch, Joe" w:date="2025-01-31T11:55:00Z" w16du:dateUtc="2025-01-31T16:55:00Z">
              <w:r w:rsidRPr="00166BA4" w:rsidDel="00BA3FE5">
                <w:rPr>
                  <w:rFonts w:ascii="Arial" w:hAnsi="Arial" w:cs="Arial"/>
                  <w:sz w:val="20"/>
                  <w:szCs w:val="20"/>
                </w:rPr>
                <w:delText>Curtailed_Renewable_Production</w:delText>
              </w:r>
            </w:del>
            <w:ins w:id="183" w:author="Brauch, Joe" w:date="2025-01-31T11:55:00Z" w16du:dateUtc="2025-01-31T16:55:00Z">
              <w:r w:rsidR="00BA3FE5">
                <w:rPr>
                  <w:rFonts w:ascii="Arial" w:hAnsi="Arial" w:cs="Arial"/>
                  <w:sz w:val="20"/>
                  <w:szCs w:val="20"/>
                </w:rPr>
                <w:t>Electricity_Curtailed</w:t>
              </w:r>
            </w:ins>
            <w:r w:rsidRPr="00166BA4">
              <w:rPr>
                <w:rFonts w:ascii="Arial" w:hAnsi="Arial" w:cs="Arial"/>
                <w:sz w:val="20"/>
                <w:szCs w:val="20"/>
              </w:rPr>
              <w:t>_Tech_total.csv</w:t>
            </w:r>
          </w:p>
        </w:tc>
        <w:tc>
          <w:tcPr>
            <w:tcW w:w="4716" w:type="dxa"/>
          </w:tcPr>
          <w:p w14:paraId="53C351B5" w14:textId="77777777" w:rsidR="00166BA4" w:rsidRPr="00166BA4" w:rsidRDefault="00166BA4" w:rsidP="000476C5">
            <w:pPr>
              <w:rPr>
                <w:rFonts w:ascii="Arial" w:hAnsi="Arial" w:cs="Arial"/>
                <w:sz w:val="20"/>
                <w:szCs w:val="20"/>
              </w:rPr>
            </w:pPr>
            <w:r w:rsidRPr="00166BA4">
              <w:rPr>
                <w:rFonts w:ascii="Arial" w:hAnsi="Arial" w:cs="Arial"/>
                <w:sz w:val="20"/>
                <w:szCs w:val="20"/>
              </w:rPr>
              <w:t xml:space="preserve">The total amount of electricity generation </w:t>
            </w:r>
            <w:proofErr w:type="gramStart"/>
            <w:r w:rsidRPr="00166BA4">
              <w:rPr>
                <w:rFonts w:ascii="Arial" w:hAnsi="Arial" w:cs="Arial"/>
                <w:sz w:val="20"/>
                <w:szCs w:val="20"/>
              </w:rPr>
              <w:t>curtailed</w:t>
            </w:r>
            <w:proofErr w:type="gramEnd"/>
            <w:r w:rsidRPr="00166BA4">
              <w:rPr>
                <w:rFonts w:ascii="Arial" w:hAnsi="Arial" w:cs="Arial"/>
                <w:sz w:val="20"/>
                <w:szCs w:val="20"/>
              </w:rPr>
              <w:t xml:space="preserve"> in the entire model window for specific technologies.</w:t>
            </w:r>
          </w:p>
        </w:tc>
      </w:tr>
      <w:tr w:rsidR="00166BA4" w:rsidRPr="00166BA4" w14:paraId="4BB33FDE" w14:textId="77777777" w:rsidTr="000476C5">
        <w:tc>
          <w:tcPr>
            <w:tcW w:w="4860" w:type="dxa"/>
          </w:tcPr>
          <w:p w14:paraId="509DE62C" w14:textId="18B13A8D" w:rsidR="00166BA4" w:rsidRPr="00166BA4" w:rsidRDefault="00166BA4" w:rsidP="000476C5">
            <w:pPr>
              <w:rPr>
                <w:rFonts w:ascii="Arial" w:hAnsi="Arial" w:cs="Arial"/>
                <w:b/>
                <w:bCs/>
                <w:sz w:val="20"/>
                <w:szCs w:val="20"/>
              </w:rPr>
            </w:pPr>
            <w:del w:id="184" w:author="Brauch, Joe" w:date="2025-01-31T11:55:00Z" w16du:dateUtc="2025-01-31T16:55:00Z">
              <w:r w:rsidRPr="00166BA4" w:rsidDel="000312B3">
                <w:rPr>
                  <w:rFonts w:ascii="Arial" w:hAnsi="Arial" w:cs="Arial"/>
                  <w:sz w:val="20"/>
                  <w:szCs w:val="20"/>
                </w:rPr>
                <w:delText>Curtailed_Renewable_Production</w:delText>
              </w:r>
            </w:del>
            <w:ins w:id="185" w:author="Brauch, Joe" w:date="2025-01-31T11:55:00Z" w16du:dateUtc="2025-01-31T16:55:00Z">
              <w:r w:rsidR="000312B3">
                <w:rPr>
                  <w:rFonts w:ascii="Arial" w:hAnsi="Arial" w:cs="Arial"/>
                  <w:sz w:val="20"/>
                  <w:szCs w:val="20"/>
                </w:rPr>
                <w:t>Electricity_Curtailed</w:t>
              </w:r>
            </w:ins>
            <w:r w:rsidRPr="00166BA4">
              <w:rPr>
                <w:rFonts w:ascii="Arial" w:hAnsi="Arial" w:cs="Arial"/>
                <w:sz w:val="20"/>
                <w:szCs w:val="20"/>
              </w:rPr>
              <w:t>.csv</w:t>
            </w:r>
          </w:p>
        </w:tc>
        <w:tc>
          <w:tcPr>
            <w:tcW w:w="4716" w:type="dxa"/>
          </w:tcPr>
          <w:p w14:paraId="5493F88E" w14:textId="77777777" w:rsidR="00166BA4" w:rsidRPr="00166BA4" w:rsidRDefault="00166BA4" w:rsidP="000476C5">
            <w:pPr>
              <w:rPr>
                <w:rFonts w:ascii="Arial" w:hAnsi="Arial" w:cs="Arial"/>
                <w:sz w:val="20"/>
                <w:szCs w:val="20"/>
              </w:rPr>
            </w:pPr>
            <w:r w:rsidRPr="00166BA4">
              <w:rPr>
                <w:rFonts w:ascii="Arial" w:hAnsi="Arial" w:cs="Arial"/>
                <w:sz w:val="20"/>
                <w:szCs w:val="20"/>
              </w:rPr>
              <w:t>The total amount of electricity generation that is curtailed for all technologies.</w:t>
            </w:r>
          </w:p>
        </w:tc>
      </w:tr>
      <w:tr w:rsidR="00166BA4" w:rsidRPr="00166BA4" w14:paraId="6204742A" w14:textId="77777777" w:rsidTr="000476C5">
        <w:tc>
          <w:tcPr>
            <w:tcW w:w="4860" w:type="dxa"/>
          </w:tcPr>
          <w:p w14:paraId="36A61126" w14:textId="38C1B814" w:rsidR="00166BA4" w:rsidRPr="00166BA4" w:rsidRDefault="00BB6B5D" w:rsidP="000476C5">
            <w:pPr>
              <w:rPr>
                <w:rFonts w:ascii="Arial" w:hAnsi="Arial" w:cs="Arial"/>
                <w:b/>
                <w:bCs/>
                <w:sz w:val="20"/>
                <w:szCs w:val="20"/>
              </w:rPr>
            </w:pPr>
            <w:ins w:id="186" w:author="Brauch, Joe" w:date="2025-01-31T11:55:00Z" w16du:dateUtc="2025-01-31T16:55:00Z">
              <w:r>
                <w:rPr>
                  <w:rFonts w:ascii="Arial" w:hAnsi="Arial" w:cs="Arial"/>
                  <w:sz w:val="20"/>
                  <w:szCs w:val="20"/>
                </w:rPr>
                <w:t>H2_</w:t>
              </w:r>
            </w:ins>
            <w:r w:rsidR="00166BA4" w:rsidRPr="00166BA4">
              <w:rPr>
                <w:rFonts w:ascii="Arial" w:hAnsi="Arial" w:cs="Arial"/>
                <w:sz w:val="20"/>
                <w:szCs w:val="20"/>
              </w:rPr>
              <w:t>Demand_Met.csv</w:t>
            </w:r>
          </w:p>
        </w:tc>
        <w:tc>
          <w:tcPr>
            <w:tcW w:w="4716" w:type="dxa"/>
          </w:tcPr>
          <w:p w14:paraId="1BECAF0E"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hydrogen demand that is met in the model.</w:t>
            </w:r>
          </w:p>
        </w:tc>
      </w:tr>
      <w:tr w:rsidR="00166BA4" w:rsidRPr="00166BA4" w14:paraId="3995C12D" w14:textId="77777777" w:rsidTr="000476C5">
        <w:tc>
          <w:tcPr>
            <w:tcW w:w="4860" w:type="dxa"/>
          </w:tcPr>
          <w:p w14:paraId="5FE9656B" w14:textId="77777777" w:rsidR="00166BA4" w:rsidRPr="00166BA4" w:rsidRDefault="00166BA4" w:rsidP="000476C5">
            <w:pPr>
              <w:rPr>
                <w:rFonts w:ascii="Arial" w:hAnsi="Arial" w:cs="Arial"/>
                <w:b/>
                <w:bCs/>
                <w:sz w:val="20"/>
                <w:szCs w:val="20"/>
              </w:rPr>
            </w:pPr>
            <w:r w:rsidRPr="00166BA4">
              <w:rPr>
                <w:rFonts w:ascii="Arial" w:hAnsi="Arial" w:cs="Arial"/>
                <w:sz w:val="20"/>
                <w:szCs w:val="20"/>
              </w:rPr>
              <w:t>H2_Imports.csv</w:t>
            </w:r>
          </w:p>
        </w:tc>
        <w:tc>
          <w:tcPr>
            <w:tcW w:w="4716" w:type="dxa"/>
          </w:tcPr>
          <w:p w14:paraId="17E4A4DF"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hydrogen imports.</w:t>
            </w:r>
          </w:p>
        </w:tc>
      </w:tr>
      <w:tr w:rsidR="00166BA4" w:rsidRPr="00166BA4" w14:paraId="68FFC7C8" w14:textId="77777777" w:rsidTr="000476C5">
        <w:tc>
          <w:tcPr>
            <w:tcW w:w="4860" w:type="dxa"/>
          </w:tcPr>
          <w:p w14:paraId="41209DBC" w14:textId="77777777" w:rsidR="00166BA4" w:rsidRPr="00166BA4" w:rsidRDefault="00166BA4" w:rsidP="000476C5">
            <w:pPr>
              <w:rPr>
                <w:rFonts w:ascii="Arial" w:hAnsi="Arial" w:cs="Arial"/>
                <w:b/>
                <w:bCs/>
                <w:sz w:val="20"/>
                <w:szCs w:val="20"/>
              </w:rPr>
            </w:pPr>
            <w:r w:rsidRPr="00166BA4">
              <w:rPr>
                <w:rFonts w:ascii="Arial" w:hAnsi="Arial" w:cs="Arial"/>
                <w:sz w:val="20"/>
                <w:szCs w:val="20"/>
              </w:rPr>
              <w:t>H2_overserved.csv</w:t>
            </w:r>
          </w:p>
        </w:tc>
        <w:tc>
          <w:tcPr>
            <w:tcW w:w="4716" w:type="dxa"/>
          </w:tcPr>
          <w:p w14:paraId="1B500C97"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overserved hydrogen.</w:t>
            </w:r>
          </w:p>
        </w:tc>
      </w:tr>
      <w:tr w:rsidR="00166BA4" w:rsidRPr="00166BA4" w14:paraId="7F4B24B9" w14:textId="77777777" w:rsidTr="000476C5">
        <w:tc>
          <w:tcPr>
            <w:tcW w:w="4860" w:type="dxa"/>
          </w:tcPr>
          <w:p w14:paraId="37A03613" w14:textId="77777777" w:rsidR="00166BA4" w:rsidRPr="00166BA4" w:rsidRDefault="00166BA4" w:rsidP="000476C5">
            <w:pPr>
              <w:rPr>
                <w:rFonts w:ascii="Arial" w:hAnsi="Arial" w:cs="Arial"/>
                <w:b/>
                <w:bCs/>
                <w:sz w:val="20"/>
                <w:szCs w:val="20"/>
              </w:rPr>
            </w:pPr>
            <w:r w:rsidRPr="00166BA4">
              <w:rPr>
                <w:rFonts w:ascii="Arial" w:hAnsi="Arial" w:cs="Arial"/>
                <w:sz w:val="20"/>
                <w:szCs w:val="20"/>
              </w:rPr>
              <w:t>H2_Unserved.csv</w:t>
            </w:r>
          </w:p>
        </w:tc>
        <w:tc>
          <w:tcPr>
            <w:tcW w:w="4716" w:type="dxa"/>
          </w:tcPr>
          <w:p w14:paraId="18473864"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unserved hydrogen.</w:t>
            </w:r>
          </w:p>
        </w:tc>
      </w:tr>
      <w:tr w:rsidR="00166BA4" w:rsidRPr="00166BA4" w14:paraId="009840E6" w14:textId="77777777" w:rsidTr="000476C5">
        <w:tc>
          <w:tcPr>
            <w:tcW w:w="4860" w:type="dxa"/>
          </w:tcPr>
          <w:p w14:paraId="00CCC998" w14:textId="288E5573" w:rsidR="00166BA4" w:rsidRPr="00166BA4" w:rsidRDefault="00166BA4" w:rsidP="000476C5">
            <w:pPr>
              <w:rPr>
                <w:rFonts w:ascii="Arial" w:hAnsi="Arial" w:cs="Arial"/>
                <w:b/>
                <w:bCs/>
                <w:sz w:val="20"/>
                <w:szCs w:val="20"/>
              </w:rPr>
            </w:pPr>
            <w:del w:id="187" w:author="Brauch, Joe" w:date="2025-01-31T11:55:00Z" w16du:dateUtc="2025-01-31T16:55:00Z">
              <w:r w:rsidRPr="00166BA4" w:rsidDel="00F47D38">
                <w:rPr>
                  <w:rFonts w:ascii="Arial" w:hAnsi="Arial" w:cs="Arial"/>
                  <w:sz w:val="20"/>
                  <w:szCs w:val="20"/>
                </w:rPr>
                <w:delText>Hydrogen</w:delText>
              </w:r>
            </w:del>
            <w:ins w:id="188" w:author="Brauch, Joe" w:date="2025-01-31T11:55:00Z" w16du:dateUtc="2025-01-31T16:55:00Z">
              <w:r w:rsidR="00F47D38">
                <w:rPr>
                  <w:rFonts w:ascii="Arial" w:hAnsi="Arial" w:cs="Arial"/>
                  <w:sz w:val="20"/>
                  <w:szCs w:val="20"/>
                </w:rPr>
                <w:t>H2</w:t>
              </w:r>
            </w:ins>
            <w:r w:rsidRPr="00166BA4">
              <w:rPr>
                <w:rFonts w:ascii="Arial" w:hAnsi="Arial" w:cs="Arial"/>
                <w:sz w:val="20"/>
                <w:szCs w:val="20"/>
              </w:rPr>
              <w:t>_Production.csv</w:t>
            </w:r>
          </w:p>
        </w:tc>
        <w:tc>
          <w:tcPr>
            <w:tcW w:w="4716" w:type="dxa"/>
          </w:tcPr>
          <w:p w14:paraId="4B5E6D69"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hydrogen production.</w:t>
            </w:r>
          </w:p>
        </w:tc>
      </w:tr>
      <w:tr w:rsidR="00166BA4" w:rsidRPr="00166BA4" w14:paraId="43E33BDE" w14:textId="77777777" w:rsidTr="000476C5">
        <w:tc>
          <w:tcPr>
            <w:tcW w:w="4860" w:type="dxa"/>
          </w:tcPr>
          <w:p w14:paraId="6BFE57C6" w14:textId="77777777" w:rsidR="00166BA4" w:rsidRPr="00166BA4" w:rsidRDefault="00166BA4" w:rsidP="000476C5">
            <w:pPr>
              <w:rPr>
                <w:rFonts w:ascii="Arial" w:hAnsi="Arial" w:cs="Arial"/>
                <w:b/>
                <w:bCs/>
                <w:sz w:val="20"/>
                <w:szCs w:val="20"/>
              </w:rPr>
            </w:pPr>
            <w:r w:rsidRPr="00166BA4">
              <w:rPr>
                <w:rFonts w:ascii="Arial" w:hAnsi="Arial" w:cs="Arial"/>
                <w:sz w:val="20"/>
                <w:szCs w:val="20"/>
              </w:rPr>
              <w:lastRenderedPageBreak/>
              <w:t>Link_Flow.csv</w:t>
            </w:r>
          </w:p>
        </w:tc>
        <w:tc>
          <w:tcPr>
            <w:tcW w:w="4716" w:type="dxa"/>
          </w:tcPr>
          <w:p w14:paraId="177A24D2"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total flow for each link.</w:t>
            </w:r>
          </w:p>
        </w:tc>
      </w:tr>
      <w:tr w:rsidR="00166BA4" w:rsidRPr="00166BA4" w14:paraId="467A4FF6" w14:textId="77777777" w:rsidTr="000476C5">
        <w:tc>
          <w:tcPr>
            <w:tcW w:w="4860" w:type="dxa"/>
          </w:tcPr>
          <w:p w14:paraId="7F7C9A99" w14:textId="77777777" w:rsidR="00166BA4" w:rsidRPr="00166BA4" w:rsidRDefault="00166BA4" w:rsidP="000476C5">
            <w:pPr>
              <w:rPr>
                <w:rFonts w:ascii="Arial" w:hAnsi="Arial" w:cs="Arial"/>
                <w:b/>
                <w:bCs/>
                <w:sz w:val="20"/>
                <w:szCs w:val="20"/>
              </w:rPr>
            </w:pPr>
            <w:r w:rsidRPr="00166BA4">
              <w:rPr>
                <w:rFonts w:ascii="Arial" w:hAnsi="Arial" w:cs="Arial"/>
                <w:sz w:val="20"/>
                <w:szCs w:val="20"/>
              </w:rPr>
              <w:t>Pipeline_Flow.csv</w:t>
            </w:r>
          </w:p>
        </w:tc>
        <w:tc>
          <w:tcPr>
            <w:tcW w:w="4716" w:type="dxa"/>
          </w:tcPr>
          <w:p w14:paraId="6A43CF73"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flow specifically via pipelines for each link.</w:t>
            </w:r>
          </w:p>
        </w:tc>
      </w:tr>
      <w:tr w:rsidR="00166BA4" w:rsidRPr="00166BA4" w14:paraId="44BCCA8F" w14:textId="77777777" w:rsidTr="000476C5">
        <w:tc>
          <w:tcPr>
            <w:tcW w:w="4860" w:type="dxa"/>
          </w:tcPr>
          <w:p w14:paraId="5D5A5A65" w14:textId="05DDF1E1" w:rsidR="00166BA4" w:rsidRPr="00166BA4" w:rsidRDefault="00166BA4" w:rsidP="000476C5">
            <w:pPr>
              <w:rPr>
                <w:rFonts w:ascii="Arial" w:hAnsi="Arial" w:cs="Arial"/>
                <w:b/>
                <w:bCs/>
                <w:sz w:val="20"/>
                <w:szCs w:val="20"/>
              </w:rPr>
            </w:pPr>
            <w:del w:id="189" w:author="Brauch, Joe" w:date="2025-01-31T11:55:00Z" w16du:dateUtc="2025-01-31T16:55:00Z">
              <w:r w:rsidRPr="00166BA4" w:rsidDel="0065096E">
                <w:rPr>
                  <w:rFonts w:ascii="Arial" w:hAnsi="Arial" w:cs="Arial"/>
                  <w:sz w:val="20"/>
                  <w:szCs w:val="20"/>
                </w:rPr>
                <w:delText>Renewable_Production</w:delText>
              </w:r>
            </w:del>
            <w:ins w:id="190" w:author="Brauch, Joe" w:date="2025-01-31T11:55:00Z" w16du:dateUtc="2025-01-31T16:55:00Z">
              <w:r w:rsidR="0065096E">
                <w:rPr>
                  <w:rFonts w:ascii="Arial" w:hAnsi="Arial" w:cs="Arial"/>
                  <w:sz w:val="20"/>
                  <w:szCs w:val="20"/>
                </w:rPr>
                <w:t>Electricity_Potential</w:t>
              </w:r>
            </w:ins>
            <w:r w:rsidRPr="00166BA4">
              <w:rPr>
                <w:rFonts w:ascii="Arial" w:hAnsi="Arial" w:cs="Arial"/>
                <w:sz w:val="20"/>
                <w:szCs w:val="20"/>
              </w:rPr>
              <w:t>_raw.csv</w:t>
            </w:r>
          </w:p>
        </w:tc>
        <w:tc>
          <w:tcPr>
            <w:tcW w:w="4716" w:type="dxa"/>
          </w:tcPr>
          <w:p w14:paraId="6E4AC036" w14:textId="77777777" w:rsidR="00166BA4" w:rsidRPr="00166BA4" w:rsidRDefault="00166BA4" w:rsidP="000476C5">
            <w:pPr>
              <w:rPr>
                <w:rFonts w:ascii="Arial" w:hAnsi="Arial" w:cs="Arial"/>
                <w:sz w:val="20"/>
                <w:szCs w:val="20"/>
              </w:rPr>
            </w:pPr>
            <w:r w:rsidRPr="00166BA4">
              <w:rPr>
                <w:rFonts w:ascii="Arial" w:hAnsi="Arial" w:cs="Arial"/>
                <w:sz w:val="20"/>
                <w:szCs w:val="20"/>
              </w:rPr>
              <w:t>The potential for electricity generation for specific technologies.</w:t>
            </w:r>
          </w:p>
        </w:tc>
      </w:tr>
      <w:tr w:rsidR="00166BA4" w:rsidRPr="00166BA4" w14:paraId="0558E299" w14:textId="77777777" w:rsidTr="000476C5">
        <w:tc>
          <w:tcPr>
            <w:tcW w:w="4860" w:type="dxa"/>
          </w:tcPr>
          <w:p w14:paraId="19B39C01" w14:textId="749C25D2" w:rsidR="00166BA4" w:rsidRPr="00166BA4" w:rsidRDefault="00166BA4" w:rsidP="000476C5">
            <w:pPr>
              <w:rPr>
                <w:rFonts w:ascii="Arial" w:hAnsi="Arial" w:cs="Arial"/>
                <w:b/>
                <w:bCs/>
                <w:sz w:val="20"/>
                <w:szCs w:val="20"/>
              </w:rPr>
            </w:pPr>
            <w:del w:id="191" w:author="Brauch, Joe" w:date="2025-01-31T11:55:00Z" w16du:dateUtc="2025-01-31T16:55:00Z">
              <w:r w:rsidRPr="00166BA4" w:rsidDel="00CE421A">
                <w:rPr>
                  <w:rFonts w:ascii="Arial" w:hAnsi="Arial" w:cs="Arial"/>
                  <w:sz w:val="20"/>
                  <w:szCs w:val="20"/>
                </w:rPr>
                <w:delText>Renewable_Production</w:delText>
              </w:r>
            </w:del>
            <w:ins w:id="192" w:author="Brauch, Joe" w:date="2025-01-31T11:55:00Z" w16du:dateUtc="2025-01-31T16:55:00Z">
              <w:r w:rsidR="00CE421A">
                <w:rPr>
                  <w:rFonts w:ascii="Arial" w:hAnsi="Arial" w:cs="Arial"/>
                  <w:sz w:val="20"/>
                  <w:szCs w:val="20"/>
                </w:rPr>
                <w:t>Electricity_Potential</w:t>
              </w:r>
            </w:ins>
            <w:r w:rsidRPr="00166BA4">
              <w:rPr>
                <w:rFonts w:ascii="Arial" w:hAnsi="Arial" w:cs="Arial"/>
                <w:sz w:val="20"/>
                <w:szCs w:val="20"/>
              </w:rPr>
              <w:t>_Tech_Total.csv</w:t>
            </w:r>
          </w:p>
        </w:tc>
        <w:tc>
          <w:tcPr>
            <w:tcW w:w="4716" w:type="dxa"/>
          </w:tcPr>
          <w:p w14:paraId="1A7493DA" w14:textId="77777777" w:rsidR="00166BA4" w:rsidRPr="00166BA4" w:rsidRDefault="00166BA4" w:rsidP="000476C5">
            <w:pPr>
              <w:rPr>
                <w:rFonts w:ascii="Arial" w:hAnsi="Arial" w:cs="Arial"/>
                <w:sz w:val="20"/>
                <w:szCs w:val="20"/>
              </w:rPr>
            </w:pPr>
            <w:r w:rsidRPr="00166BA4">
              <w:rPr>
                <w:rFonts w:ascii="Arial" w:hAnsi="Arial" w:cs="Arial"/>
                <w:sz w:val="20"/>
                <w:szCs w:val="20"/>
              </w:rPr>
              <w:t>The total amount of electricity generation potential in the entire model window for specific technologies.</w:t>
            </w:r>
          </w:p>
        </w:tc>
      </w:tr>
      <w:tr w:rsidR="00166BA4" w:rsidRPr="00166BA4" w14:paraId="412C663A" w14:textId="77777777" w:rsidTr="000476C5">
        <w:tc>
          <w:tcPr>
            <w:tcW w:w="4860" w:type="dxa"/>
          </w:tcPr>
          <w:p w14:paraId="3DF9B73D" w14:textId="2F4A670D" w:rsidR="00166BA4" w:rsidRPr="00166BA4" w:rsidRDefault="00166BA4" w:rsidP="000476C5">
            <w:pPr>
              <w:rPr>
                <w:rFonts w:ascii="Arial" w:hAnsi="Arial" w:cs="Arial"/>
                <w:b/>
                <w:bCs/>
                <w:sz w:val="20"/>
                <w:szCs w:val="20"/>
              </w:rPr>
            </w:pPr>
            <w:del w:id="193" w:author="Brauch, Joe" w:date="2025-01-31T11:55:00Z" w16du:dateUtc="2025-01-31T16:55:00Z">
              <w:r w:rsidRPr="00166BA4" w:rsidDel="00CE421A">
                <w:rPr>
                  <w:rFonts w:ascii="Arial" w:hAnsi="Arial" w:cs="Arial"/>
                  <w:sz w:val="20"/>
                  <w:szCs w:val="20"/>
                </w:rPr>
                <w:delText>Renewable_Production</w:delText>
              </w:r>
            </w:del>
            <w:ins w:id="194" w:author="Brauch, Joe" w:date="2025-01-31T11:55:00Z" w16du:dateUtc="2025-01-31T16:55:00Z">
              <w:r w:rsidR="00CE421A">
                <w:rPr>
                  <w:rFonts w:ascii="Arial" w:hAnsi="Arial" w:cs="Arial"/>
                  <w:sz w:val="20"/>
                  <w:szCs w:val="20"/>
                </w:rPr>
                <w:t>Electricity_Potential</w:t>
              </w:r>
            </w:ins>
            <w:r w:rsidRPr="00166BA4">
              <w:rPr>
                <w:rFonts w:ascii="Arial" w:hAnsi="Arial" w:cs="Arial"/>
                <w:sz w:val="20"/>
                <w:szCs w:val="20"/>
              </w:rPr>
              <w:t>.csv</w:t>
            </w:r>
          </w:p>
        </w:tc>
        <w:tc>
          <w:tcPr>
            <w:tcW w:w="4716" w:type="dxa"/>
          </w:tcPr>
          <w:p w14:paraId="2FF766B8" w14:textId="77777777" w:rsidR="00166BA4" w:rsidRPr="00166BA4" w:rsidRDefault="00166BA4" w:rsidP="000476C5">
            <w:pPr>
              <w:rPr>
                <w:rFonts w:ascii="Arial" w:hAnsi="Arial" w:cs="Arial"/>
                <w:sz w:val="20"/>
                <w:szCs w:val="20"/>
              </w:rPr>
            </w:pPr>
            <w:r w:rsidRPr="00166BA4">
              <w:rPr>
                <w:rFonts w:ascii="Arial" w:hAnsi="Arial" w:cs="Arial"/>
                <w:sz w:val="20"/>
                <w:szCs w:val="20"/>
              </w:rPr>
              <w:t>The total amount of electricity generation potential for all technologies.</w:t>
            </w:r>
          </w:p>
        </w:tc>
      </w:tr>
      <w:tr w:rsidR="00166BA4" w:rsidRPr="00166BA4" w14:paraId="29BFD1AA" w14:textId="77777777" w:rsidTr="000476C5">
        <w:tc>
          <w:tcPr>
            <w:tcW w:w="4860" w:type="dxa"/>
          </w:tcPr>
          <w:p w14:paraId="5F5AA08D" w14:textId="7FCE0BCB" w:rsidR="00166BA4" w:rsidRPr="00166BA4" w:rsidRDefault="00166BA4" w:rsidP="000476C5">
            <w:pPr>
              <w:rPr>
                <w:rFonts w:ascii="Arial" w:hAnsi="Arial" w:cs="Arial"/>
                <w:b/>
                <w:bCs/>
                <w:sz w:val="20"/>
                <w:szCs w:val="20"/>
              </w:rPr>
            </w:pPr>
            <w:r w:rsidRPr="00166BA4">
              <w:rPr>
                <w:rFonts w:ascii="Arial" w:hAnsi="Arial" w:cs="Arial"/>
                <w:sz w:val="20"/>
                <w:szCs w:val="20"/>
              </w:rPr>
              <w:t>Storage</w:t>
            </w:r>
            <w:del w:id="195" w:author="Brauch, Joe" w:date="2025-01-31T11:56:00Z" w16du:dateUtc="2025-01-31T16:56:00Z">
              <w:r w:rsidRPr="00166BA4" w:rsidDel="00CE421A">
                <w:rPr>
                  <w:rFonts w:ascii="Arial" w:hAnsi="Arial" w:cs="Arial"/>
                  <w:sz w:val="20"/>
                  <w:szCs w:val="20"/>
                </w:rPr>
                <w:delText>_</w:delText>
              </w:r>
            </w:del>
            <w:ins w:id="196" w:author="Brauch, Joe" w:date="2025-01-31T11:56:00Z" w16du:dateUtc="2025-01-31T16:56:00Z">
              <w:r w:rsidR="00CE421A" w:rsidRPr="00166BA4" w:rsidDel="00CE421A">
                <w:rPr>
                  <w:rFonts w:ascii="Arial" w:hAnsi="Arial" w:cs="Arial"/>
                  <w:sz w:val="20"/>
                  <w:szCs w:val="20"/>
                </w:rPr>
                <w:t xml:space="preserve"> </w:t>
              </w:r>
            </w:ins>
            <w:del w:id="197" w:author="Brauch, Joe" w:date="2025-01-31T11:56:00Z" w16du:dateUtc="2025-01-31T16:56:00Z">
              <w:r w:rsidRPr="00166BA4" w:rsidDel="00CE421A">
                <w:rPr>
                  <w:rFonts w:ascii="Arial" w:hAnsi="Arial" w:cs="Arial"/>
                  <w:sz w:val="20"/>
                  <w:szCs w:val="20"/>
                </w:rPr>
                <w:delText>Discharge</w:delText>
              </w:r>
            </w:del>
            <w:r w:rsidRPr="00166BA4">
              <w:rPr>
                <w:rFonts w:ascii="Arial" w:hAnsi="Arial" w:cs="Arial"/>
                <w:sz w:val="20"/>
                <w:szCs w:val="20"/>
              </w:rPr>
              <w:t>_Charge.csv</w:t>
            </w:r>
          </w:p>
        </w:tc>
        <w:tc>
          <w:tcPr>
            <w:tcW w:w="4716" w:type="dxa"/>
          </w:tcPr>
          <w:p w14:paraId="32CE2720" w14:textId="77777777" w:rsidR="00166BA4" w:rsidRPr="00166BA4" w:rsidRDefault="00166BA4" w:rsidP="000476C5">
            <w:pPr>
              <w:rPr>
                <w:rFonts w:ascii="Arial" w:hAnsi="Arial" w:cs="Arial"/>
                <w:sz w:val="20"/>
                <w:szCs w:val="20"/>
              </w:rPr>
            </w:pPr>
            <w:r w:rsidRPr="00166BA4">
              <w:rPr>
                <w:rFonts w:ascii="Arial" w:hAnsi="Arial" w:cs="Arial"/>
                <w:sz w:val="20"/>
                <w:szCs w:val="20"/>
              </w:rPr>
              <w:t>The amount of hydrogen that is injected into or withdrawn from storage for each storage technology. Positive values represent injection into storage and negative values represent withdrawals from storage.</w:t>
            </w:r>
          </w:p>
        </w:tc>
      </w:tr>
      <w:tr w:rsidR="00166BA4" w:rsidRPr="00166BA4" w14:paraId="1CA3492C" w14:textId="77777777" w:rsidTr="000476C5">
        <w:tc>
          <w:tcPr>
            <w:tcW w:w="4860" w:type="dxa"/>
          </w:tcPr>
          <w:p w14:paraId="3EDB34D5" w14:textId="77777777" w:rsidR="00166BA4" w:rsidRPr="00166BA4" w:rsidRDefault="00166BA4" w:rsidP="000476C5">
            <w:pPr>
              <w:rPr>
                <w:rFonts w:ascii="Arial" w:hAnsi="Arial" w:cs="Arial"/>
                <w:b/>
                <w:bCs/>
                <w:sz w:val="20"/>
                <w:szCs w:val="20"/>
              </w:rPr>
            </w:pPr>
            <w:r w:rsidRPr="00166BA4">
              <w:rPr>
                <w:rFonts w:ascii="Arial" w:hAnsi="Arial" w:cs="Arial"/>
                <w:sz w:val="20"/>
                <w:szCs w:val="20"/>
              </w:rPr>
              <w:t>Storage_Level.csv</w:t>
            </w:r>
          </w:p>
        </w:tc>
        <w:tc>
          <w:tcPr>
            <w:tcW w:w="4716" w:type="dxa"/>
          </w:tcPr>
          <w:p w14:paraId="7A86B38E" w14:textId="77777777" w:rsidR="00166BA4" w:rsidRPr="00166BA4" w:rsidRDefault="00166BA4" w:rsidP="000476C5">
            <w:pPr>
              <w:rPr>
                <w:rFonts w:ascii="Arial" w:hAnsi="Arial" w:cs="Arial"/>
                <w:sz w:val="20"/>
                <w:szCs w:val="20"/>
              </w:rPr>
            </w:pPr>
            <w:r w:rsidRPr="00166BA4">
              <w:rPr>
                <w:rFonts w:ascii="Arial" w:hAnsi="Arial" w:cs="Arial"/>
                <w:sz w:val="20"/>
                <w:szCs w:val="20"/>
              </w:rPr>
              <w:t xml:space="preserve">The current amount of </w:t>
            </w:r>
            <w:proofErr w:type="gramStart"/>
            <w:r w:rsidRPr="00166BA4">
              <w:rPr>
                <w:rFonts w:ascii="Arial" w:hAnsi="Arial" w:cs="Arial"/>
                <w:sz w:val="20"/>
                <w:szCs w:val="20"/>
              </w:rPr>
              <w:t>stored hydrogen</w:t>
            </w:r>
            <w:proofErr w:type="gramEnd"/>
            <w:r w:rsidRPr="00166BA4">
              <w:rPr>
                <w:rFonts w:ascii="Arial" w:hAnsi="Arial" w:cs="Arial"/>
                <w:sz w:val="20"/>
                <w:szCs w:val="20"/>
              </w:rPr>
              <w:t xml:space="preserve"> for each storage technology.</w:t>
            </w:r>
          </w:p>
        </w:tc>
      </w:tr>
      <w:tr w:rsidR="00166BA4" w:rsidRPr="00166BA4" w14:paraId="6C0E1656" w14:textId="77777777" w:rsidTr="000476C5">
        <w:tc>
          <w:tcPr>
            <w:tcW w:w="4860" w:type="dxa"/>
          </w:tcPr>
          <w:p w14:paraId="3F3AD6C1" w14:textId="77777777" w:rsidR="00166BA4" w:rsidRPr="00166BA4" w:rsidRDefault="00166BA4" w:rsidP="000476C5">
            <w:pPr>
              <w:rPr>
                <w:rFonts w:ascii="Arial" w:hAnsi="Arial" w:cs="Arial"/>
                <w:b/>
                <w:bCs/>
                <w:sz w:val="20"/>
                <w:szCs w:val="20"/>
              </w:rPr>
            </w:pPr>
            <w:r w:rsidRPr="00166BA4">
              <w:rPr>
                <w:rFonts w:ascii="Arial" w:hAnsi="Arial" w:cs="Arial"/>
                <w:sz w:val="20"/>
                <w:szCs w:val="20"/>
              </w:rPr>
              <w:t>Truck_Cost.csv</w:t>
            </w:r>
          </w:p>
        </w:tc>
        <w:tc>
          <w:tcPr>
            <w:tcW w:w="4716" w:type="dxa"/>
          </w:tcPr>
          <w:p w14:paraId="4F4D85AD" w14:textId="77777777" w:rsidR="00166BA4" w:rsidRPr="00166BA4" w:rsidRDefault="00166BA4" w:rsidP="000476C5">
            <w:pPr>
              <w:rPr>
                <w:rFonts w:ascii="Arial" w:hAnsi="Arial" w:cs="Arial"/>
                <w:sz w:val="20"/>
                <w:szCs w:val="20"/>
              </w:rPr>
            </w:pPr>
            <w:r w:rsidRPr="00166BA4">
              <w:rPr>
                <w:rFonts w:ascii="Arial" w:hAnsi="Arial" w:cs="Arial"/>
                <w:sz w:val="20"/>
                <w:szCs w:val="20"/>
              </w:rPr>
              <w:t>The levelized cost of hydrogen transport via tank-based transmission.</w:t>
            </w:r>
          </w:p>
        </w:tc>
      </w:tr>
      <w:tr w:rsidR="00166BA4" w:rsidRPr="00166BA4" w14:paraId="7FA78E76" w14:textId="77777777" w:rsidTr="000476C5">
        <w:tc>
          <w:tcPr>
            <w:tcW w:w="4860" w:type="dxa"/>
          </w:tcPr>
          <w:p w14:paraId="737BCEEF" w14:textId="77777777" w:rsidR="00166BA4" w:rsidRPr="00166BA4" w:rsidRDefault="00166BA4" w:rsidP="000476C5">
            <w:pPr>
              <w:rPr>
                <w:rFonts w:ascii="Arial" w:hAnsi="Arial" w:cs="Arial"/>
                <w:b/>
                <w:bCs/>
                <w:sz w:val="20"/>
                <w:szCs w:val="20"/>
              </w:rPr>
            </w:pPr>
            <w:r w:rsidRPr="00166BA4">
              <w:rPr>
                <w:rFonts w:ascii="Arial" w:hAnsi="Arial" w:cs="Arial"/>
                <w:sz w:val="20"/>
                <w:szCs w:val="20"/>
              </w:rPr>
              <w:t>Truck_Flow.csv</w:t>
            </w:r>
          </w:p>
        </w:tc>
        <w:tc>
          <w:tcPr>
            <w:tcW w:w="4716" w:type="dxa"/>
          </w:tcPr>
          <w:p w14:paraId="6FBEA407" w14:textId="77777777" w:rsidR="00166BA4" w:rsidRPr="00166BA4" w:rsidRDefault="00166BA4" w:rsidP="000476C5">
            <w:pPr>
              <w:rPr>
                <w:rFonts w:ascii="Arial" w:hAnsi="Arial" w:cs="Arial"/>
                <w:sz w:val="20"/>
                <w:szCs w:val="20"/>
              </w:rPr>
            </w:pPr>
            <w:r w:rsidRPr="00166BA4">
              <w:rPr>
                <w:rFonts w:ascii="Arial" w:hAnsi="Arial" w:cs="Arial"/>
                <w:sz w:val="20"/>
                <w:szCs w:val="20"/>
              </w:rPr>
              <w:t xml:space="preserve">The amount of flow </w:t>
            </w:r>
            <w:proofErr w:type="gramStart"/>
            <w:r w:rsidRPr="00166BA4">
              <w:rPr>
                <w:rFonts w:ascii="Arial" w:hAnsi="Arial" w:cs="Arial"/>
                <w:sz w:val="20"/>
                <w:szCs w:val="20"/>
              </w:rPr>
              <w:t>specifically</w:t>
            </w:r>
            <w:proofErr w:type="gramEnd"/>
            <w:r w:rsidRPr="00166BA4">
              <w:rPr>
                <w:rFonts w:ascii="Arial" w:hAnsi="Arial" w:cs="Arial"/>
                <w:sz w:val="20"/>
                <w:szCs w:val="20"/>
              </w:rPr>
              <w:t xml:space="preserve"> via tank-based transmission for each link.</w:t>
            </w:r>
          </w:p>
        </w:tc>
      </w:tr>
    </w:tbl>
    <w:p w14:paraId="5A1130B0" w14:textId="77777777" w:rsidR="00166BA4" w:rsidRDefault="00166BA4" w:rsidP="00166BA4"/>
    <w:p w14:paraId="05026F9F" w14:textId="19DDD3E1" w:rsidR="00166BA4" w:rsidRDefault="00166BA4" w:rsidP="00712AB9">
      <w:pPr>
        <w:pStyle w:val="NRELBodyText"/>
      </w:pPr>
      <w:r>
        <w:t>There are some model variables, such as pipeline costs or storage costs, that are not explicitly reported. If desired, these could be easily added by a user following the same format as other output writing.</w:t>
      </w:r>
    </w:p>
    <w:p w14:paraId="4980D7B1" w14:textId="77777777" w:rsidR="00166BA4" w:rsidRDefault="00166BA4" w:rsidP="00712AB9">
      <w:pPr>
        <w:pStyle w:val="NRELHead03Numbered"/>
      </w:pPr>
      <w:bookmarkStart w:id="198" w:name="_Toc179465227"/>
      <w:r>
        <w:t>Suggested use of outputs</w:t>
      </w:r>
      <w:bookmarkEnd w:id="198"/>
    </w:p>
    <w:p w14:paraId="6EDF6C3A" w14:textId="77777777" w:rsidR="00166BA4" w:rsidRPr="0075522F" w:rsidRDefault="00166BA4" w:rsidP="00712AB9">
      <w:pPr>
        <w:pStyle w:val="NRELBodyText"/>
      </w:pPr>
      <w:r>
        <w:t xml:space="preserve">HYPSTAT reports a very large number of outputs detailing system design and operation that can pose challenges to sort through. We propose some high-level suggestions for how to use the model </w:t>
      </w:r>
      <w:proofErr w:type="gramStart"/>
      <w:r>
        <w:t>outputs</w:t>
      </w:r>
      <w:proofErr w:type="gramEnd"/>
      <w:r>
        <w:t xml:space="preserve"> to glean valuable insights. See the example Case Study documentation for more detailed information on possible uses for outputs.</w:t>
      </w:r>
    </w:p>
    <w:p w14:paraId="0C47DF7D" w14:textId="77777777" w:rsidR="00166BA4" w:rsidRDefault="00166BA4" w:rsidP="005D7E7D">
      <w:pPr>
        <w:pStyle w:val="NRELBullet01"/>
        <w:numPr>
          <w:ilvl w:val="0"/>
          <w:numId w:val="36"/>
        </w:numPr>
        <w:contextualSpacing w:val="0"/>
      </w:pPr>
      <w:r>
        <w:t>Perform some high-level checks to make sure the model performed properly, e.g.:</w:t>
      </w:r>
    </w:p>
    <w:p w14:paraId="3C557FF9" w14:textId="77777777" w:rsidR="00166BA4" w:rsidRDefault="00166BA4" w:rsidP="005D7E7D">
      <w:pPr>
        <w:pStyle w:val="NRELBullet02"/>
        <w:numPr>
          <w:ilvl w:val="1"/>
          <w:numId w:val="36"/>
        </w:numPr>
      </w:pPr>
      <w:r>
        <w:t>Examine hydrogen overserved and hydrogen unserved to make sure that these are all zero, or you understand why they are not zero. Double check using the Demand_Met.csv outputs that your system is meeting demand properly.</w:t>
      </w:r>
    </w:p>
    <w:p w14:paraId="371B4AD3" w14:textId="77777777" w:rsidR="00166BA4" w:rsidRDefault="00166BA4" w:rsidP="005D7E7D">
      <w:pPr>
        <w:pStyle w:val="NRELBullet02"/>
        <w:numPr>
          <w:ilvl w:val="1"/>
          <w:numId w:val="36"/>
        </w:numPr>
      </w:pPr>
      <w:r>
        <w:t>Perform a high-level mass balance to make sure that the total amount of production and imports equals the amount of demand met and exports, factoring in any overserved or unserved hydrogen if they are non-zero.</w:t>
      </w:r>
    </w:p>
    <w:p w14:paraId="2D12528D" w14:textId="77777777" w:rsidR="00166BA4" w:rsidRDefault="00166BA4" w:rsidP="005D7E7D">
      <w:pPr>
        <w:pStyle w:val="NRELBullet01"/>
        <w:numPr>
          <w:ilvl w:val="0"/>
          <w:numId w:val="36"/>
        </w:numPr>
        <w:contextualSpacing w:val="0"/>
      </w:pPr>
      <w:r>
        <w:t>Use the reported capacities of each technology at nodes and links to understand the design of the system. Some useful guiding questions could be:</w:t>
      </w:r>
    </w:p>
    <w:p w14:paraId="32F5B328" w14:textId="77777777" w:rsidR="00166BA4" w:rsidRDefault="00166BA4" w:rsidP="005D7E7D">
      <w:pPr>
        <w:pStyle w:val="NRELBullet02"/>
        <w:numPr>
          <w:ilvl w:val="1"/>
          <w:numId w:val="36"/>
        </w:numPr>
      </w:pPr>
      <w:r>
        <w:lastRenderedPageBreak/>
        <w:t>Which technologies are primarily used to produce hydrogen?</w:t>
      </w:r>
    </w:p>
    <w:p w14:paraId="16E6C765" w14:textId="77777777" w:rsidR="00166BA4" w:rsidRDefault="00166BA4" w:rsidP="005D7E7D">
      <w:pPr>
        <w:pStyle w:val="NRELBullet02"/>
        <w:numPr>
          <w:ilvl w:val="1"/>
          <w:numId w:val="36"/>
        </w:numPr>
      </w:pPr>
      <w:r>
        <w:t>Does the model output tend to locate production and storage at locations of high demand, or does it locate them elsewhere and use hydrogen transmission?</w:t>
      </w:r>
    </w:p>
    <w:p w14:paraId="2E7C3A92" w14:textId="77777777" w:rsidR="00166BA4" w:rsidRDefault="00166BA4" w:rsidP="005D7E7D">
      <w:pPr>
        <w:pStyle w:val="NRELBullet02"/>
        <w:numPr>
          <w:ilvl w:val="1"/>
          <w:numId w:val="36"/>
        </w:numPr>
      </w:pPr>
      <w:r>
        <w:t>Where (if at all) are hydrogen pipelines used?</w:t>
      </w:r>
    </w:p>
    <w:p w14:paraId="6EDFB473" w14:textId="77777777" w:rsidR="00166BA4" w:rsidRDefault="00166BA4" w:rsidP="005D7E7D">
      <w:pPr>
        <w:pStyle w:val="NRELBullet01"/>
        <w:numPr>
          <w:ilvl w:val="0"/>
          <w:numId w:val="36"/>
        </w:numPr>
        <w:contextualSpacing w:val="0"/>
      </w:pPr>
      <w:r>
        <w:t xml:space="preserve">Consider the capacities and operating profiles for hydrogen production and electricity production. Is </w:t>
      </w:r>
      <w:proofErr w:type="gramStart"/>
      <w:r>
        <w:t>oversizing of</w:t>
      </w:r>
      <w:proofErr w:type="gramEnd"/>
      <w:r>
        <w:t xml:space="preserve"> electricity generation or hybridization of different generation technologies (e.g., wind and solar) occurring? Are there significant amounts of curtailment? If part of the model, when is grid electricity used?</w:t>
      </w:r>
    </w:p>
    <w:p w14:paraId="171A8F93" w14:textId="77777777" w:rsidR="00166BA4" w:rsidRDefault="00166BA4" w:rsidP="005D7E7D">
      <w:pPr>
        <w:pStyle w:val="NRELBullet01"/>
        <w:numPr>
          <w:ilvl w:val="0"/>
          <w:numId w:val="36"/>
        </w:numPr>
        <w:contextualSpacing w:val="0"/>
      </w:pPr>
      <w:r>
        <w:t xml:space="preserve">Consider the profiles for hydrogen storage charging and hydrogen storage levels. Is storage used significantly, and on what time scales are each storage </w:t>
      </w:r>
      <w:proofErr w:type="gramStart"/>
      <w:r>
        <w:t>technologies</w:t>
      </w:r>
      <w:proofErr w:type="gramEnd"/>
      <w:r>
        <w:t xml:space="preserve"> primarily used (e.g., hourly, daily, weekly, seasonal)?</w:t>
      </w:r>
    </w:p>
    <w:p w14:paraId="7102AE2D" w14:textId="77777777" w:rsidR="00166BA4" w:rsidRDefault="00166BA4" w:rsidP="005D7E7D">
      <w:pPr>
        <w:pStyle w:val="NRELBullet01"/>
        <w:numPr>
          <w:ilvl w:val="0"/>
          <w:numId w:val="36"/>
        </w:numPr>
        <w:contextualSpacing w:val="0"/>
      </w:pPr>
      <w:r>
        <w:t xml:space="preserve">Consider hydrogen pipeline and tank-based transmission flows. At what times are each used to move hydrogen and where? Which direction </w:t>
      </w:r>
      <w:proofErr w:type="gramStart"/>
      <w:r>
        <w:t>does</w:t>
      </w:r>
      <w:proofErr w:type="gramEnd"/>
      <w:r>
        <w:t xml:space="preserve"> flow occur for each link? Are there any links or pipelines that have flow in both directions, depending on the time?</w:t>
      </w:r>
    </w:p>
    <w:p w14:paraId="0EE0E1E5" w14:textId="6BC461F2" w:rsidR="00166BA4" w:rsidRPr="00B81B13" w:rsidRDefault="00166BA4" w:rsidP="005D7E7D">
      <w:pPr>
        <w:pStyle w:val="NRELBodyText"/>
      </w:pPr>
      <w:r>
        <w:t>It can also be useful to use outputs from HYPSTAT to estimate system costs. We recommend using capacity outputs to calculate capital and fixed operating costs. Relevant operating outputs can be used to calculate variable operating costs. We recommend dividing these costs over amounts of hydrogen produced to estimate levelized costs for the whole system or at a nodal level. It can be insightful to look at how different technologies or value-chain steps (production, transmission, storage) contribute to levelized hydrogen costs.</w:t>
      </w:r>
    </w:p>
    <w:p w14:paraId="3B2E90F3" w14:textId="77777777" w:rsidR="00166BA4" w:rsidRPr="00166BA4" w:rsidRDefault="00166BA4" w:rsidP="00166BA4">
      <w:pPr>
        <w:pStyle w:val="NRELBodyText"/>
      </w:pPr>
    </w:p>
    <w:p w14:paraId="1F237EC3" w14:textId="77777777" w:rsidR="004C4118" w:rsidRPr="004C4118" w:rsidRDefault="004C4118" w:rsidP="004C4118">
      <w:pPr>
        <w:pStyle w:val="NRELBodyText"/>
      </w:pPr>
    </w:p>
    <w:p w14:paraId="239C302E" w14:textId="77777777" w:rsidR="004C4118" w:rsidRPr="004C4118" w:rsidRDefault="004C4118" w:rsidP="004C4118">
      <w:pPr>
        <w:pStyle w:val="NRELBodyText"/>
      </w:pPr>
    </w:p>
    <w:p w14:paraId="6205F864" w14:textId="77777777" w:rsidR="004C4118" w:rsidRDefault="004C4118" w:rsidP="00324DE1">
      <w:pPr>
        <w:pStyle w:val="NRELBodyText"/>
      </w:pPr>
    </w:p>
    <w:p w14:paraId="292AE554" w14:textId="77777777" w:rsidR="00CE27B0" w:rsidRDefault="00CE27B0">
      <w:pPr>
        <w:rPr>
          <w:rFonts w:eastAsia="Times"/>
          <w:color w:val="000000" w:themeColor="text1"/>
          <w:szCs w:val="20"/>
        </w:rPr>
      </w:pPr>
      <w:r>
        <w:br w:type="page"/>
      </w:r>
    </w:p>
    <w:p w14:paraId="6DAC851B" w14:textId="66CB713A" w:rsidR="006D1517" w:rsidRDefault="004C4118" w:rsidP="00FF29AF">
      <w:pPr>
        <w:pStyle w:val="NRELHead01Numbered"/>
      </w:pPr>
      <w:bookmarkStart w:id="199" w:name="_Toc100058849"/>
      <w:bookmarkStart w:id="200" w:name="_Toc100827778"/>
      <w:bookmarkStart w:id="201" w:name="_Toc179465228"/>
      <w:bookmarkEnd w:id="199"/>
      <w:bookmarkEnd w:id="200"/>
      <w:r>
        <w:lastRenderedPageBreak/>
        <w:t>A Simple Case Study</w:t>
      </w:r>
      <w:bookmarkEnd w:id="201"/>
    </w:p>
    <w:p w14:paraId="1F4C43D7" w14:textId="316FC44F" w:rsidR="00385FEC" w:rsidRDefault="00385FEC" w:rsidP="00385FEC">
      <w:pPr>
        <w:pStyle w:val="NRELBodyText"/>
      </w:pPr>
      <w:r>
        <w:t xml:space="preserve">As an example, we provide a simple case study to </w:t>
      </w:r>
      <w:r w:rsidR="00172CB6">
        <w:t>demonstrate the modeling capabilities of HYPSTAT</w:t>
      </w:r>
      <w:r>
        <w:t xml:space="preserve">. We develop a hypothetical system </w:t>
      </w:r>
      <w:r w:rsidR="0093693C">
        <w:t xml:space="preserve">(not based on any real location or data) </w:t>
      </w:r>
      <w:r>
        <w:t>with hydrogen demand and potential supply and transmission options to capture the primary features and abilities of HYPSTAT.</w:t>
      </w:r>
      <w:r w:rsidR="004D791A">
        <w:t xml:space="preserve"> We suggest using the Case Study for initial tests to ensure that HYPSTAT runs properly, and the input files for the Case Study can also be used as templates for developing custom scenarios.</w:t>
      </w:r>
    </w:p>
    <w:p w14:paraId="2BE83152" w14:textId="2EBF6785" w:rsidR="005C3EB8" w:rsidRPr="00BF255D" w:rsidRDefault="005C3EB8" w:rsidP="00385FEC">
      <w:pPr>
        <w:pStyle w:val="NRELBodyText"/>
      </w:pPr>
      <w:r w:rsidRPr="00BF255D">
        <w:t xml:space="preserve">The case study examines the infrastructure network for hydrogen demand, production, storage, and transmission across various nodes, each with distinct characteristics and demand profiles. The demand nodes evaluated include a connection point, industrial site, city, inland area, suburb, and coastal area. </w:t>
      </w:r>
      <w:r w:rsidR="00172CB6">
        <w:t>Different nodes have different potential for electricity generation</w:t>
      </w:r>
      <w:r w:rsidRPr="00BF255D">
        <w:t>—such as onshore wind, offshore wind, solar, nuclear</w:t>
      </w:r>
      <w:r w:rsidR="00172CB6">
        <w:t>, ang grid</w:t>
      </w:r>
      <w:r w:rsidRPr="00BF255D">
        <w:t xml:space="preserve"> energy—export/import capacity, and storage capabilities.</w:t>
      </w:r>
    </w:p>
    <w:p w14:paraId="21CEEF5B" w14:textId="77FADE9D" w:rsidR="005C3EB8" w:rsidRPr="00C30247" w:rsidRDefault="005C3EB8" w:rsidP="00C30247">
      <w:pPr>
        <w:pStyle w:val="NRELBodyText"/>
      </w:pPr>
      <w:r w:rsidRPr="00BF255D">
        <w:t xml:space="preserve">This documentation </w:t>
      </w:r>
      <w:r w:rsidR="00C30247">
        <w:t xml:space="preserve">also </w:t>
      </w:r>
      <w:r w:rsidRPr="00BF255D">
        <w:t>provides an overview of key concepts, formulas, and methodologies needed to derive essential results from HYPSTAT for hydrogen system balancing and dynamics. By analyzing direct model outputs, such as renewable, electrolyzer, transmission, and storage builds and locations, as well as by calculating Total CAPEX (Capital Expenditure), OPEX (Operational Expenditure), Levelized Hydrogen Cost (LCOH), Levelized Cost of Electricity (LCOE), and Capacity Factors for both electrolyzers and renewable resources, users can evaluate the technical and economic performance of hydrogen production facilities based on renewable energy sources and optimize the system for cost-effective, large-scale hydrogen production.</w:t>
      </w:r>
    </w:p>
    <w:p w14:paraId="1AC12770" w14:textId="6E3B3494" w:rsidR="005C3EB8" w:rsidRDefault="005C3EB8" w:rsidP="00C30247">
      <w:pPr>
        <w:pStyle w:val="NRELHead02Numbered"/>
      </w:pPr>
      <w:bookmarkStart w:id="202" w:name="_Toc179465229"/>
      <w:r w:rsidRPr="00B75F8C">
        <w:t>Case Design</w:t>
      </w:r>
      <w:bookmarkEnd w:id="202"/>
    </w:p>
    <w:p w14:paraId="576E0D5E" w14:textId="3242E188" w:rsidR="00DA15AF" w:rsidRDefault="00DA15AF" w:rsidP="00DA15AF">
      <w:pPr>
        <w:pStyle w:val="NRELHead03Numbered"/>
      </w:pPr>
      <w:bookmarkStart w:id="203" w:name="_Toc179465230"/>
      <w:r>
        <w:t>Nodes and Network</w:t>
      </w:r>
      <w:bookmarkEnd w:id="203"/>
    </w:p>
    <w:p w14:paraId="4C7A9C8B" w14:textId="5C6445D4" w:rsidR="00DA15AF" w:rsidRPr="00DA15AF" w:rsidRDefault="00DA15AF" w:rsidP="00DA15AF">
      <w:pPr>
        <w:pStyle w:val="NRELBodyText"/>
      </w:pPr>
      <w:r>
        <w:t xml:space="preserve">Table X summarizes the nodes </w:t>
      </w:r>
      <w:r w:rsidR="003045D0">
        <w:t>for the system and the demand, supply, storage, and import/export considerations for each node.</w:t>
      </w:r>
    </w:p>
    <w:p w14:paraId="7F12C20F" w14:textId="77777777" w:rsidR="005C3EB8" w:rsidRDefault="005C3EB8" w:rsidP="005C3EB8"/>
    <w:tbl>
      <w:tblPr>
        <w:tblStyle w:val="GridTable1Light-Accent1"/>
        <w:tblW w:w="11582" w:type="dxa"/>
        <w:jc w:val="center"/>
        <w:tblLook w:val="04A0" w:firstRow="1" w:lastRow="0" w:firstColumn="1" w:lastColumn="0" w:noHBand="0" w:noVBand="1"/>
      </w:tblPr>
      <w:tblGrid>
        <w:gridCol w:w="704"/>
        <w:gridCol w:w="1247"/>
        <w:gridCol w:w="990"/>
        <w:gridCol w:w="998"/>
        <w:gridCol w:w="826"/>
        <w:gridCol w:w="1017"/>
        <w:gridCol w:w="942"/>
        <w:gridCol w:w="1276"/>
        <w:gridCol w:w="807"/>
        <w:gridCol w:w="830"/>
        <w:gridCol w:w="1025"/>
        <w:gridCol w:w="920"/>
      </w:tblGrid>
      <w:tr w:rsidR="005C3EB8" w:rsidRPr="007B3F92" w14:paraId="22D81592" w14:textId="77777777" w:rsidTr="000476C5">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DABB981" w14:textId="77777777" w:rsidR="005C3EB8" w:rsidRPr="007B3F92" w:rsidRDefault="005C3EB8" w:rsidP="000476C5">
            <w:pPr>
              <w:jc w:val="center"/>
              <w:rPr>
                <w:color w:val="000000"/>
                <w:sz w:val="20"/>
                <w:szCs w:val="20"/>
              </w:rPr>
            </w:pPr>
            <w:r w:rsidRPr="007B3F92">
              <w:rPr>
                <w:color w:val="000000"/>
                <w:sz w:val="20"/>
                <w:szCs w:val="20"/>
              </w:rPr>
              <w:t>Node</w:t>
            </w:r>
          </w:p>
        </w:tc>
        <w:tc>
          <w:tcPr>
            <w:tcW w:w="1247" w:type="dxa"/>
            <w:noWrap/>
            <w:hideMark/>
          </w:tcPr>
          <w:p w14:paraId="0FF84DAD"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Descriptor</w:t>
            </w:r>
          </w:p>
        </w:tc>
        <w:tc>
          <w:tcPr>
            <w:tcW w:w="990" w:type="dxa"/>
            <w:noWrap/>
            <w:hideMark/>
          </w:tcPr>
          <w:p w14:paraId="43C8A816"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Demand</w:t>
            </w:r>
          </w:p>
        </w:tc>
        <w:tc>
          <w:tcPr>
            <w:tcW w:w="998" w:type="dxa"/>
            <w:noWrap/>
            <w:hideMark/>
          </w:tcPr>
          <w:p w14:paraId="03E51D5A"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405AFE">
              <w:rPr>
                <w:color w:val="000000"/>
                <w:sz w:val="20"/>
                <w:szCs w:val="20"/>
              </w:rPr>
              <w:t>Onshore Wind</w:t>
            </w:r>
          </w:p>
        </w:tc>
        <w:tc>
          <w:tcPr>
            <w:tcW w:w="826" w:type="dxa"/>
            <w:noWrap/>
            <w:hideMark/>
          </w:tcPr>
          <w:p w14:paraId="07A3B282"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Solar</w:t>
            </w:r>
          </w:p>
        </w:tc>
        <w:tc>
          <w:tcPr>
            <w:tcW w:w="1017" w:type="dxa"/>
            <w:noWrap/>
            <w:hideMark/>
          </w:tcPr>
          <w:p w14:paraId="2E03CA2B"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O</w:t>
            </w:r>
            <w:r w:rsidRPr="00405AFE">
              <w:rPr>
                <w:color w:val="000000"/>
                <w:sz w:val="20"/>
                <w:szCs w:val="20"/>
              </w:rPr>
              <w:t>ffshore Wind</w:t>
            </w:r>
          </w:p>
        </w:tc>
        <w:tc>
          <w:tcPr>
            <w:tcW w:w="942" w:type="dxa"/>
            <w:noWrap/>
            <w:hideMark/>
          </w:tcPr>
          <w:p w14:paraId="626F9C26"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Nuclear</w:t>
            </w:r>
          </w:p>
        </w:tc>
        <w:tc>
          <w:tcPr>
            <w:tcW w:w="1276" w:type="dxa"/>
            <w:noWrap/>
            <w:hideMark/>
          </w:tcPr>
          <w:p w14:paraId="6EC65769"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Grid</w:t>
            </w:r>
          </w:p>
        </w:tc>
        <w:tc>
          <w:tcPr>
            <w:tcW w:w="807" w:type="dxa"/>
            <w:noWrap/>
            <w:hideMark/>
          </w:tcPr>
          <w:p w14:paraId="4A144FC7"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sz w:val="20"/>
                <w:szCs w:val="20"/>
              </w:rPr>
            </w:pPr>
            <w:r w:rsidRPr="007B3F92">
              <w:rPr>
                <w:sz w:val="20"/>
                <w:szCs w:val="20"/>
              </w:rPr>
              <w:t>Export</w:t>
            </w:r>
          </w:p>
        </w:tc>
        <w:tc>
          <w:tcPr>
            <w:tcW w:w="830" w:type="dxa"/>
            <w:noWrap/>
            <w:hideMark/>
          </w:tcPr>
          <w:p w14:paraId="08457038"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Import</w:t>
            </w:r>
          </w:p>
        </w:tc>
        <w:tc>
          <w:tcPr>
            <w:tcW w:w="1025" w:type="dxa"/>
            <w:noWrap/>
            <w:hideMark/>
          </w:tcPr>
          <w:p w14:paraId="6AEECF89"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Geologic Storage</w:t>
            </w:r>
          </w:p>
        </w:tc>
        <w:tc>
          <w:tcPr>
            <w:tcW w:w="920" w:type="dxa"/>
            <w:noWrap/>
            <w:hideMark/>
          </w:tcPr>
          <w:p w14:paraId="669CA7A3" w14:textId="77777777" w:rsidR="005C3EB8" w:rsidRPr="007B3F92" w:rsidRDefault="005C3EB8" w:rsidP="000476C5">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Tank Storage</w:t>
            </w:r>
          </w:p>
        </w:tc>
      </w:tr>
      <w:tr w:rsidR="005C3EB8" w:rsidRPr="007B3F92" w14:paraId="6EAFCE49"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6C05775" w14:textId="77777777" w:rsidR="005C3EB8" w:rsidRPr="007B3F92" w:rsidRDefault="005C3EB8" w:rsidP="000476C5">
            <w:pPr>
              <w:rPr>
                <w:color w:val="000000"/>
                <w:sz w:val="20"/>
                <w:szCs w:val="20"/>
              </w:rPr>
            </w:pPr>
            <w:r w:rsidRPr="007B3F92">
              <w:rPr>
                <w:color w:val="000000"/>
                <w:sz w:val="20"/>
                <w:szCs w:val="20"/>
              </w:rPr>
              <w:t>A</w:t>
            </w:r>
          </w:p>
        </w:tc>
        <w:tc>
          <w:tcPr>
            <w:tcW w:w="1247" w:type="dxa"/>
            <w:noWrap/>
            <w:hideMark/>
          </w:tcPr>
          <w:p w14:paraId="2BE8000B"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Connection point</w:t>
            </w:r>
          </w:p>
        </w:tc>
        <w:tc>
          <w:tcPr>
            <w:tcW w:w="990" w:type="dxa"/>
            <w:noWrap/>
            <w:hideMark/>
          </w:tcPr>
          <w:p w14:paraId="7E5665FB"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98" w:type="dxa"/>
            <w:noWrap/>
            <w:hideMark/>
          </w:tcPr>
          <w:p w14:paraId="53935308"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55E535B1"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5549B4B2"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07A5F20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04419B9B"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lower)</w:t>
            </w:r>
          </w:p>
        </w:tc>
        <w:tc>
          <w:tcPr>
            <w:tcW w:w="807" w:type="dxa"/>
            <w:noWrap/>
            <w:hideMark/>
          </w:tcPr>
          <w:p w14:paraId="63FB463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YES</w:t>
            </w:r>
          </w:p>
        </w:tc>
        <w:tc>
          <w:tcPr>
            <w:tcW w:w="830" w:type="dxa"/>
            <w:noWrap/>
            <w:hideMark/>
          </w:tcPr>
          <w:p w14:paraId="39C1EC66"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025" w:type="dxa"/>
            <w:noWrap/>
            <w:hideMark/>
          </w:tcPr>
          <w:p w14:paraId="5F96C9EA"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36CCED13"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5C3EB8" w:rsidRPr="007B3F92" w14:paraId="2CC112AB"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6989C54C" w14:textId="77777777" w:rsidR="005C3EB8" w:rsidRPr="007B3F92" w:rsidRDefault="005C3EB8" w:rsidP="000476C5">
            <w:pPr>
              <w:rPr>
                <w:color w:val="000000"/>
                <w:sz w:val="20"/>
                <w:szCs w:val="20"/>
              </w:rPr>
            </w:pPr>
            <w:r w:rsidRPr="007B3F92">
              <w:rPr>
                <w:color w:val="000000"/>
                <w:sz w:val="20"/>
                <w:szCs w:val="20"/>
              </w:rPr>
              <w:t>B</w:t>
            </w:r>
          </w:p>
        </w:tc>
        <w:tc>
          <w:tcPr>
            <w:tcW w:w="1247" w:type="dxa"/>
            <w:noWrap/>
            <w:hideMark/>
          </w:tcPr>
          <w:p w14:paraId="6562DB56"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Industrial site</w:t>
            </w:r>
          </w:p>
        </w:tc>
        <w:tc>
          <w:tcPr>
            <w:tcW w:w="990" w:type="dxa"/>
            <w:noWrap/>
            <w:hideMark/>
          </w:tcPr>
          <w:p w14:paraId="1C854D35"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40EFB15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4673FEB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6AFFD30D"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73507D6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276" w:type="dxa"/>
            <w:noWrap/>
            <w:hideMark/>
          </w:tcPr>
          <w:p w14:paraId="71E6BC31"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industrial)</w:t>
            </w:r>
          </w:p>
        </w:tc>
        <w:tc>
          <w:tcPr>
            <w:tcW w:w="807" w:type="dxa"/>
            <w:noWrap/>
            <w:hideMark/>
          </w:tcPr>
          <w:p w14:paraId="3BCE886E"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7D54BBB3"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36B1B6C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5ABD570A"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5C3EB8" w:rsidRPr="007B3F92" w14:paraId="6153915A"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5F60384" w14:textId="77777777" w:rsidR="005C3EB8" w:rsidRPr="007B3F92" w:rsidRDefault="005C3EB8" w:rsidP="000476C5">
            <w:pPr>
              <w:rPr>
                <w:color w:val="000000"/>
                <w:sz w:val="20"/>
                <w:szCs w:val="20"/>
              </w:rPr>
            </w:pPr>
            <w:r w:rsidRPr="007B3F92">
              <w:rPr>
                <w:color w:val="000000"/>
                <w:sz w:val="20"/>
                <w:szCs w:val="20"/>
              </w:rPr>
              <w:t>C</w:t>
            </w:r>
          </w:p>
        </w:tc>
        <w:tc>
          <w:tcPr>
            <w:tcW w:w="1247" w:type="dxa"/>
            <w:noWrap/>
            <w:hideMark/>
          </w:tcPr>
          <w:p w14:paraId="49F186D1"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City</w:t>
            </w:r>
          </w:p>
        </w:tc>
        <w:tc>
          <w:tcPr>
            <w:tcW w:w="990" w:type="dxa"/>
            <w:noWrap/>
            <w:hideMark/>
          </w:tcPr>
          <w:p w14:paraId="51CDCBAD"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5F0B9E3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5BC07852"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17" w:type="dxa"/>
            <w:noWrap/>
            <w:hideMark/>
          </w:tcPr>
          <w:p w14:paraId="01D4B65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5862CA57"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60F95D0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07" w:type="dxa"/>
            <w:noWrap/>
            <w:hideMark/>
          </w:tcPr>
          <w:p w14:paraId="5973865A"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3FF6013D"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F255D">
              <w:rPr>
                <w:color w:val="FF0000"/>
                <w:sz w:val="20"/>
                <w:szCs w:val="20"/>
                <w:highlight w:val="yellow"/>
              </w:rPr>
              <w:t>YES</w:t>
            </w:r>
            <w:r>
              <w:rPr>
                <w:color w:val="FF0000"/>
                <w:sz w:val="20"/>
                <w:szCs w:val="20"/>
              </w:rPr>
              <w:t>(?)</w:t>
            </w:r>
          </w:p>
        </w:tc>
        <w:tc>
          <w:tcPr>
            <w:tcW w:w="1025" w:type="dxa"/>
            <w:noWrap/>
            <w:hideMark/>
          </w:tcPr>
          <w:p w14:paraId="5B9A5321"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4A740E4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r>
      <w:tr w:rsidR="005C3EB8" w:rsidRPr="007B3F92" w14:paraId="79ED1A8C"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DFC1D4F" w14:textId="77777777" w:rsidR="005C3EB8" w:rsidRPr="007B3F92" w:rsidRDefault="005C3EB8" w:rsidP="000476C5">
            <w:pPr>
              <w:rPr>
                <w:color w:val="000000"/>
                <w:sz w:val="20"/>
                <w:szCs w:val="20"/>
              </w:rPr>
            </w:pPr>
            <w:r w:rsidRPr="007B3F92">
              <w:rPr>
                <w:color w:val="000000"/>
                <w:sz w:val="20"/>
                <w:szCs w:val="20"/>
              </w:rPr>
              <w:t>D</w:t>
            </w:r>
          </w:p>
        </w:tc>
        <w:tc>
          <w:tcPr>
            <w:tcW w:w="1247" w:type="dxa"/>
            <w:noWrap/>
            <w:hideMark/>
          </w:tcPr>
          <w:p w14:paraId="2BFD43F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Inland</w:t>
            </w:r>
          </w:p>
        </w:tc>
        <w:tc>
          <w:tcPr>
            <w:tcW w:w="990" w:type="dxa"/>
            <w:noWrap/>
            <w:hideMark/>
          </w:tcPr>
          <w:p w14:paraId="2E24C2D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53531B07"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826" w:type="dxa"/>
            <w:noWrap/>
            <w:hideMark/>
          </w:tcPr>
          <w:p w14:paraId="3640B77B"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6BCBBEA6"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025DE5C3"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67441C4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3AFD3FE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2089AB02"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5C722BA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YES (20 </w:t>
            </w:r>
            <w:proofErr w:type="spellStart"/>
            <w:r w:rsidRPr="007B3F92">
              <w:rPr>
                <w:color w:val="000000"/>
                <w:sz w:val="20"/>
                <w:szCs w:val="20"/>
              </w:rPr>
              <w:t>kT</w:t>
            </w:r>
            <w:proofErr w:type="spellEnd"/>
            <w:r w:rsidRPr="007B3F92">
              <w:rPr>
                <w:color w:val="000000"/>
                <w:sz w:val="20"/>
                <w:szCs w:val="20"/>
              </w:rPr>
              <w:t>)</w:t>
            </w:r>
          </w:p>
        </w:tc>
        <w:tc>
          <w:tcPr>
            <w:tcW w:w="920" w:type="dxa"/>
            <w:noWrap/>
            <w:hideMark/>
          </w:tcPr>
          <w:p w14:paraId="23010A1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5C3EB8" w:rsidRPr="007B3F92" w14:paraId="21517520"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18207947" w14:textId="77777777" w:rsidR="005C3EB8" w:rsidRPr="007B3F92" w:rsidRDefault="005C3EB8" w:rsidP="000476C5">
            <w:pPr>
              <w:rPr>
                <w:color w:val="000000"/>
                <w:sz w:val="20"/>
                <w:szCs w:val="20"/>
              </w:rPr>
            </w:pPr>
            <w:r w:rsidRPr="007B3F92">
              <w:rPr>
                <w:color w:val="000000"/>
                <w:sz w:val="20"/>
                <w:szCs w:val="20"/>
              </w:rPr>
              <w:t>E</w:t>
            </w:r>
          </w:p>
        </w:tc>
        <w:tc>
          <w:tcPr>
            <w:tcW w:w="1247" w:type="dxa"/>
            <w:noWrap/>
            <w:hideMark/>
          </w:tcPr>
          <w:p w14:paraId="30D95B8E"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Suburb, </w:t>
            </w:r>
            <w:proofErr w:type="spellStart"/>
            <w:r w:rsidRPr="007B3F92">
              <w:rPr>
                <w:color w:val="000000"/>
                <w:sz w:val="20"/>
                <w:szCs w:val="20"/>
              </w:rPr>
              <w:t>peaker</w:t>
            </w:r>
            <w:proofErr w:type="spellEnd"/>
            <w:r w:rsidRPr="007B3F92">
              <w:rPr>
                <w:color w:val="000000"/>
                <w:sz w:val="20"/>
                <w:szCs w:val="20"/>
              </w:rPr>
              <w:t xml:space="preserve"> plant</w:t>
            </w:r>
          </w:p>
        </w:tc>
        <w:tc>
          <w:tcPr>
            <w:tcW w:w="990" w:type="dxa"/>
            <w:noWrap/>
            <w:hideMark/>
          </w:tcPr>
          <w:p w14:paraId="1D9A2A5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3E57C1BF"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47B08A5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5AB6F54E"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37ED8DC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2F65AA7F"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residential)</w:t>
            </w:r>
          </w:p>
        </w:tc>
        <w:tc>
          <w:tcPr>
            <w:tcW w:w="807" w:type="dxa"/>
            <w:noWrap/>
            <w:hideMark/>
          </w:tcPr>
          <w:p w14:paraId="6A4A866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48121293"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785F7B5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020BFF65"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5C3EB8" w:rsidRPr="007B3F92" w14:paraId="0C23376B" w14:textId="77777777" w:rsidTr="000476C5">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4D06FF47" w14:textId="77777777" w:rsidR="005C3EB8" w:rsidRPr="007B3F92" w:rsidRDefault="005C3EB8" w:rsidP="000476C5">
            <w:pPr>
              <w:rPr>
                <w:color w:val="000000"/>
                <w:sz w:val="20"/>
                <w:szCs w:val="20"/>
              </w:rPr>
            </w:pPr>
            <w:r w:rsidRPr="007B3F92">
              <w:rPr>
                <w:color w:val="000000"/>
                <w:sz w:val="20"/>
                <w:szCs w:val="20"/>
              </w:rPr>
              <w:t>F</w:t>
            </w:r>
          </w:p>
        </w:tc>
        <w:tc>
          <w:tcPr>
            <w:tcW w:w="1247" w:type="dxa"/>
            <w:noWrap/>
            <w:hideMark/>
          </w:tcPr>
          <w:p w14:paraId="207C2F8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Coastal</w:t>
            </w:r>
          </w:p>
        </w:tc>
        <w:tc>
          <w:tcPr>
            <w:tcW w:w="990" w:type="dxa"/>
            <w:noWrap/>
            <w:hideMark/>
          </w:tcPr>
          <w:p w14:paraId="5738BEC9"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36FC1650"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7FF0C71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53138B63"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42" w:type="dxa"/>
            <w:noWrap/>
            <w:hideMark/>
          </w:tcPr>
          <w:p w14:paraId="2FD72584"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6BC6F68B"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4AED182C"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04C53C8F"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1DB0F4FF"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28B39336" w14:textId="77777777" w:rsidR="005C3EB8" w:rsidRPr="007B3F92" w:rsidRDefault="005C3EB8" w:rsidP="000476C5">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bl>
    <w:p w14:paraId="3E11AB35" w14:textId="77777777" w:rsidR="005C3EB8" w:rsidRDefault="005C3EB8" w:rsidP="005C3EB8"/>
    <w:p w14:paraId="46E1F7F4" w14:textId="77777777" w:rsidR="005C3EB8" w:rsidRDefault="005C3EB8" w:rsidP="005C3EB8">
      <w:pPr>
        <w:jc w:val="center"/>
      </w:pPr>
      <w:r w:rsidRPr="00405AFE">
        <w:rPr>
          <w:noProof/>
        </w:rPr>
        <w:drawing>
          <wp:inline distT="0" distB="0" distL="0" distR="0" wp14:anchorId="5F882A76" wp14:editId="05D1E53C">
            <wp:extent cx="4253948" cy="2727960"/>
            <wp:effectExtent l="0" t="0" r="635" b="2540"/>
            <wp:docPr id="13153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8506" name=""/>
                    <pic:cNvPicPr/>
                  </pic:nvPicPr>
                  <pic:blipFill rotWithShape="1">
                    <a:blip r:embed="rId23"/>
                    <a:srcRect l="4800" t="2783" r="5867" b="1739"/>
                    <a:stretch/>
                  </pic:blipFill>
                  <pic:spPr bwMode="auto">
                    <a:xfrm>
                      <a:off x="0" y="0"/>
                      <a:ext cx="4254464" cy="2728291"/>
                    </a:xfrm>
                    <a:prstGeom prst="rect">
                      <a:avLst/>
                    </a:prstGeom>
                    <a:ln>
                      <a:noFill/>
                    </a:ln>
                    <a:extLst>
                      <a:ext uri="{53640926-AAD7-44D8-BBD7-CCE9431645EC}">
                        <a14:shadowObscured xmlns:a14="http://schemas.microsoft.com/office/drawing/2010/main"/>
                      </a:ext>
                    </a:extLst>
                  </pic:spPr>
                </pic:pic>
              </a:graphicData>
            </a:graphic>
          </wp:inline>
        </w:drawing>
      </w:r>
    </w:p>
    <w:p w14:paraId="3327D2D7" w14:textId="73935868" w:rsidR="00B7198E" w:rsidRDefault="00B7198E" w:rsidP="00C30247">
      <w:pPr>
        <w:pStyle w:val="NRELBodyText"/>
      </w:pPr>
      <w:r>
        <w:t>Detailed descriptions of each node are described below.</w:t>
      </w:r>
    </w:p>
    <w:p w14:paraId="65F23477" w14:textId="1ABBD6B0" w:rsidR="005C3EB8" w:rsidRDefault="005C3EB8" w:rsidP="00B4521C">
      <w:pPr>
        <w:pStyle w:val="NRELBullet01"/>
      </w:pPr>
      <w:r>
        <w:t>Node A (Connection Point): This node serves as a major junction in the hydrogen network, with no local demand but significant import and export capabilities. It has good onshore wind resources and modest solar potential. It connects to the wholesale grid at a lower price and has tank storage facilities.</w:t>
      </w:r>
    </w:p>
    <w:p w14:paraId="17D3977E" w14:textId="77777777" w:rsidR="005C3EB8" w:rsidRDefault="005C3EB8" w:rsidP="00B4521C">
      <w:pPr>
        <w:pStyle w:val="NRELBullet01"/>
      </w:pPr>
      <w:r>
        <w:t>Node B (Industrial Site): Characterized by a relatively large and flat demand profile, this site supports both onshore wind and solar (though with poor offshore wind potential). It pays a fixed industrial price, allowing it to manage stable hydrogen production and storage.</w:t>
      </w:r>
    </w:p>
    <w:p w14:paraId="2B678395" w14:textId="77777777" w:rsidR="005C3EB8" w:rsidRDefault="005C3EB8" w:rsidP="00B4521C">
      <w:pPr>
        <w:pStyle w:val="NRELBullet01"/>
      </w:pPr>
      <w:r>
        <w:t>Node C (City): The city experiences medium demand, peaking in winter for heating and maintaining a consistent baseline for fleet vehicles. It lacks renewable energy resources, grid electricity, or hydrogen storage facilities to meet local H2 demand; all H2 is expected to be met by imports from other regions.</w:t>
      </w:r>
    </w:p>
    <w:p w14:paraId="3D2FB78E" w14:textId="77777777" w:rsidR="005C3EB8" w:rsidRDefault="005C3EB8" w:rsidP="00B4521C">
      <w:pPr>
        <w:pStyle w:val="NRELBullet01"/>
      </w:pPr>
      <w:r>
        <w:t xml:space="preserve">Node D (Inland): With small demand primarily for heavy-duty fuel cell electric vehicles (HD FCEVs), this node has poor onshore wind resources but good solar potential. It connects to the wholesale grid at a higher price and has significant </w:t>
      </w:r>
      <w:proofErr w:type="gramStart"/>
      <w:r>
        <w:t>geologic</w:t>
      </w:r>
      <w:proofErr w:type="gramEnd"/>
      <w:r>
        <w:t xml:space="preserve"> storage (20 </w:t>
      </w:r>
      <w:proofErr w:type="spellStart"/>
      <w:r>
        <w:t>kT</w:t>
      </w:r>
      <w:proofErr w:type="spellEnd"/>
      <w:r>
        <w:t>) alongside tank storage.</w:t>
      </w:r>
    </w:p>
    <w:p w14:paraId="6AA1A6EA" w14:textId="77777777" w:rsidR="005C3EB8" w:rsidRDefault="005C3EB8" w:rsidP="00B4521C">
      <w:pPr>
        <w:pStyle w:val="NRELBullet01"/>
      </w:pPr>
      <w:r>
        <w:t>Node E (Suburb, Peaker Plant): This node has a large demand, especially in summer for power generation. It has good offshore wind potential and a fixed residential grid connection, though it lacks geological storage.</w:t>
      </w:r>
    </w:p>
    <w:p w14:paraId="568D412A" w14:textId="77777777" w:rsidR="005C3EB8" w:rsidRDefault="005C3EB8" w:rsidP="00B4521C">
      <w:pPr>
        <w:pStyle w:val="NRELBullet01"/>
      </w:pPr>
      <w:r>
        <w:t>Node F (Coastal): The coastal node features medium demand for port operations with relatively flat consumption patterns. It harnesses good offshore wind resources and is connected to the wholesale grid at a higher price. Tank storage is available, but there is no geologic storage.</w:t>
      </w:r>
    </w:p>
    <w:p w14:paraId="051D4E1F" w14:textId="21F8C6A1" w:rsidR="005C3EB8" w:rsidRPr="00A31B2C" w:rsidRDefault="00DA15AF" w:rsidP="00A31B2C">
      <w:pPr>
        <w:pStyle w:val="NRELBodyText"/>
        <w:rPr>
          <w:rFonts w:eastAsiaTheme="minorHAnsi" w:cstheme="minorBidi"/>
          <w:color w:val="auto"/>
          <w:szCs w:val="24"/>
        </w:rPr>
      </w:pPr>
      <w:r w:rsidRPr="00BB584B">
        <w:rPr>
          <w:rFonts w:eastAsiaTheme="minorHAnsi" w:cstheme="minorBidi"/>
          <w:color w:val="auto"/>
          <w:szCs w:val="24"/>
        </w:rPr>
        <w:t xml:space="preserve">The </w:t>
      </w:r>
      <w:r>
        <w:rPr>
          <w:rFonts w:eastAsiaTheme="minorHAnsi" w:cstheme="minorBidi"/>
          <w:color w:val="auto"/>
          <w:szCs w:val="24"/>
        </w:rPr>
        <w:t xml:space="preserve">hypothetical </w:t>
      </w:r>
      <w:r w:rsidRPr="00BB584B">
        <w:rPr>
          <w:rFonts w:eastAsiaTheme="minorHAnsi" w:cstheme="minorBidi"/>
          <w:color w:val="auto"/>
          <w:szCs w:val="24"/>
        </w:rPr>
        <w:t xml:space="preserve">system network and the relative locations of each node are shown </w:t>
      </w:r>
      <w:r>
        <w:rPr>
          <w:rFonts w:eastAsiaTheme="minorHAnsi" w:cstheme="minorBidi"/>
          <w:color w:val="auto"/>
          <w:szCs w:val="24"/>
        </w:rPr>
        <w:t xml:space="preserve">in </w:t>
      </w:r>
      <w:r w:rsidRPr="00C30247">
        <w:rPr>
          <w:rFonts w:eastAsiaTheme="minorHAnsi" w:cstheme="minorBidi"/>
          <w:color w:val="auto"/>
          <w:szCs w:val="24"/>
          <w:highlight w:val="yellow"/>
        </w:rPr>
        <w:t>Figure X</w:t>
      </w:r>
      <w:r w:rsidRPr="00BB584B">
        <w:rPr>
          <w:rFonts w:eastAsiaTheme="minorHAnsi" w:cstheme="minorBidi"/>
          <w:color w:val="auto"/>
          <w:szCs w:val="24"/>
        </w:rPr>
        <w:t>. This structured network serves as input for potential locations and connections. The HYPSTAT evaluation aims to identify optimal configurations and strategies for hydrogen production, storage, and distribution, ensuring the lowest system-wide costs (objective function).</w:t>
      </w:r>
    </w:p>
    <w:p w14:paraId="504AA658" w14:textId="62FF80AD" w:rsidR="005C3EB8" w:rsidRDefault="005C3EB8" w:rsidP="00A31B2C">
      <w:pPr>
        <w:pStyle w:val="NRELHead03Numbered"/>
      </w:pPr>
      <w:bookmarkStart w:id="204" w:name="_Toc179465231"/>
      <w:r w:rsidRPr="00B75F8C">
        <w:lastRenderedPageBreak/>
        <w:t>Technologies and Cost Reference</w:t>
      </w:r>
      <w:r w:rsidR="00A31B2C">
        <w:t>s</w:t>
      </w:r>
      <w:bookmarkEnd w:id="204"/>
    </w:p>
    <w:p w14:paraId="7595FF26" w14:textId="7426190E" w:rsidR="00257CEF" w:rsidRPr="00257CEF" w:rsidRDefault="00257CEF" w:rsidP="00257CEF">
      <w:pPr>
        <w:pStyle w:val="NRELBodyText"/>
      </w:pPr>
      <w:r>
        <w:t xml:space="preserve">HYPSTAT requires cost </w:t>
      </w:r>
      <w:proofErr w:type="gramStart"/>
      <w:r>
        <w:t>inputs</w:t>
      </w:r>
      <w:proofErr w:type="gramEnd"/>
      <w:r>
        <w:t xml:space="preserve"> for each technology considered. </w:t>
      </w:r>
      <w:r w:rsidRPr="00257CEF">
        <w:rPr>
          <w:highlight w:val="yellow"/>
        </w:rPr>
        <w:t>Table X</w:t>
      </w:r>
      <w:r>
        <w:t xml:space="preserve"> shows the technologies </w:t>
      </w:r>
      <w:r w:rsidR="00052A1B">
        <w:t>considered in this Case Study and the references we use for cost inputs.</w:t>
      </w:r>
    </w:p>
    <w:tbl>
      <w:tblPr>
        <w:tblStyle w:val="TableGrid"/>
        <w:tblW w:w="0" w:type="auto"/>
        <w:tblLook w:val="04A0" w:firstRow="1" w:lastRow="0" w:firstColumn="1" w:lastColumn="0" w:noHBand="0" w:noVBand="1"/>
      </w:tblPr>
      <w:tblGrid>
        <w:gridCol w:w="1724"/>
        <w:gridCol w:w="2231"/>
        <w:gridCol w:w="5395"/>
      </w:tblGrid>
      <w:tr w:rsidR="005C3EB8" w:rsidRPr="007B3F92" w14:paraId="415CC8AC" w14:textId="77777777" w:rsidTr="000476C5">
        <w:trPr>
          <w:trHeight w:val="320"/>
        </w:trPr>
        <w:tc>
          <w:tcPr>
            <w:tcW w:w="1724" w:type="dxa"/>
            <w:noWrap/>
            <w:hideMark/>
          </w:tcPr>
          <w:p w14:paraId="5ADC68D1" w14:textId="77777777" w:rsidR="005C3EB8" w:rsidRPr="007B3F92" w:rsidRDefault="005C3EB8" w:rsidP="000476C5">
            <w:r w:rsidRPr="007B3F92">
              <w:t>Type</w:t>
            </w:r>
          </w:p>
        </w:tc>
        <w:tc>
          <w:tcPr>
            <w:tcW w:w="2231" w:type="dxa"/>
            <w:noWrap/>
            <w:hideMark/>
          </w:tcPr>
          <w:p w14:paraId="54ADF483" w14:textId="77777777" w:rsidR="005C3EB8" w:rsidRPr="007B3F92" w:rsidRDefault="005C3EB8" w:rsidP="000476C5">
            <w:r w:rsidRPr="007B3F92">
              <w:t>Tech</w:t>
            </w:r>
          </w:p>
        </w:tc>
        <w:tc>
          <w:tcPr>
            <w:tcW w:w="5395" w:type="dxa"/>
            <w:noWrap/>
            <w:hideMark/>
          </w:tcPr>
          <w:p w14:paraId="308A3695" w14:textId="77777777" w:rsidR="005C3EB8" w:rsidRPr="007B3F92" w:rsidRDefault="005C3EB8" w:rsidP="000476C5">
            <w:r w:rsidRPr="007B3F92">
              <w:t>Cost Reference</w:t>
            </w:r>
          </w:p>
        </w:tc>
      </w:tr>
      <w:tr w:rsidR="005C3EB8" w:rsidRPr="007B3F92" w14:paraId="6A8297EE" w14:textId="77777777" w:rsidTr="000476C5">
        <w:trPr>
          <w:trHeight w:val="320"/>
        </w:trPr>
        <w:tc>
          <w:tcPr>
            <w:tcW w:w="1724" w:type="dxa"/>
            <w:noWrap/>
            <w:hideMark/>
          </w:tcPr>
          <w:p w14:paraId="1F8B4075" w14:textId="318FEC42" w:rsidR="005C3EB8" w:rsidRPr="007B3F92" w:rsidRDefault="00257CEF" w:rsidP="000476C5">
            <w:r>
              <w:t>Generation</w:t>
            </w:r>
          </w:p>
        </w:tc>
        <w:tc>
          <w:tcPr>
            <w:tcW w:w="2231" w:type="dxa"/>
            <w:noWrap/>
            <w:hideMark/>
          </w:tcPr>
          <w:p w14:paraId="3C349767" w14:textId="77777777" w:rsidR="005C3EB8" w:rsidRPr="007B3F92" w:rsidRDefault="005C3EB8" w:rsidP="000476C5">
            <w:r w:rsidRPr="007B3F92">
              <w:t>Onshore wind</w:t>
            </w:r>
          </w:p>
        </w:tc>
        <w:tc>
          <w:tcPr>
            <w:tcW w:w="5395" w:type="dxa"/>
            <w:noWrap/>
            <w:hideMark/>
          </w:tcPr>
          <w:p w14:paraId="48A12E86" w14:textId="77777777" w:rsidR="005C3EB8" w:rsidRPr="007B3F92" w:rsidRDefault="005C3EB8" w:rsidP="000476C5">
            <w:r w:rsidRPr="007B3F92">
              <w:t>NREL ATB moderate</w:t>
            </w:r>
          </w:p>
        </w:tc>
      </w:tr>
      <w:tr w:rsidR="005C3EB8" w:rsidRPr="007B3F92" w14:paraId="16C0CC4B" w14:textId="77777777" w:rsidTr="000476C5">
        <w:trPr>
          <w:trHeight w:val="320"/>
        </w:trPr>
        <w:tc>
          <w:tcPr>
            <w:tcW w:w="1724" w:type="dxa"/>
            <w:noWrap/>
            <w:hideMark/>
          </w:tcPr>
          <w:p w14:paraId="2F0B69B7" w14:textId="63E1AB3E" w:rsidR="005C3EB8" w:rsidRPr="007B3F92" w:rsidRDefault="00257CEF" w:rsidP="000476C5">
            <w:r>
              <w:t>Generation</w:t>
            </w:r>
          </w:p>
        </w:tc>
        <w:tc>
          <w:tcPr>
            <w:tcW w:w="2231" w:type="dxa"/>
            <w:noWrap/>
            <w:hideMark/>
          </w:tcPr>
          <w:p w14:paraId="63E36CAB" w14:textId="77777777" w:rsidR="005C3EB8" w:rsidRPr="007B3F92" w:rsidRDefault="005C3EB8" w:rsidP="000476C5">
            <w:r w:rsidRPr="007B3F92">
              <w:t>Offshore Wind</w:t>
            </w:r>
          </w:p>
        </w:tc>
        <w:tc>
          <w:tcPr>
            <w:tcW w:w="5395" w:type="dxa"/>
            <w:noWrap/>
            <w:hideMark/>
          </w:tcPr>
          <w:p w14:paraId="26CCB823" w14:textId="77777777" w:rsidR="005C3EB8" w:rsidRPr="007B3F92" w:rsidRDefault="005C3EB8" w:rsidP="000476C5">
            <w:r w:rsidRPr="007B3F92">
              <w:t>NREL ATB moderate</w:t>
            </w:r>
          </w:p>
        </w:tc>
      </w:tr>
      <w:tr w:rsidR="005C3EB8" w:rsidRPr="007B3F92" w14:paraId="754D85E7" w14:textId="77777777" w:rsidTr="000476C5">
        <w:trPr>
          <w:trHeight w:val="320"/>
        </w:trPr>
        <w:tc>
          <w:tcPr>
            <w:tcW w:w="1724" w:type="dxa"/>
            <w:noWrap/>
            <w:hideMark/>
          </w:tcPr>
          <w:p w14:paraId="7D6A07D9" w14:textId="5AF71569" w:rsidR="005C3EB8" w:rsidRPr="007B3F92" w:rsidRDefault="00257CEF" w:rsidP="000476C5">
            <w:r>
              <w:t>Generation</w:t>
            </w:r>
          </w:p>
        </w:tc>
        <w:tc>
          <w:tcPr>
            <w:tcW w:w="2231" w:type="dxa"/>
            <w:noWrap/>
            <w:hideMark/>
          </w:tcPr>
          <w:p w14:paraId="67BC0F48" w14:textId="77777777" w:rsidR="005C3EB8" w:rsidRPr="007B3F92" w:rsidRDefault="005C3EB8" w:rsidP="000476C5">
            <w:r w:rsidRPr="007B3F92">
              <w:t>Solar</w:t>
            </w:r>
          </w:p>
        </w:tc>
        <w:tc>
          <w:tcPr>
            <w:tcW w:w="5395" w:type="dxa"/>
            <w:noWrap/>
            <w:hideMark/>
          </w:tcPr>
          <w:p w14:paraId="34A33C50" w14:textId="77777777" w:rsidR="005C3EB8" w:rsidRPr="007B3F92" w:rsidRDefault="005C3EB8" w:rsidP="000476C5">
            <w:r w:rsidRPr="007B3F92">
              <w:t>NREL ATB moderate</w:t>
            </w:r>
          </w:p>
        </w:tc>
      </w:tr>
      <w:tr w:rsidR="005C3EB8" w:rsidRPr="007B3F92" w14:paraId="02C21462" w14:textId="77777777" w:rsidTr="000476C5">
        <w:trPr>
          <w:trHeight w:val="320"/>
        </w:trPr>
        <w:tc>
          <w:tcPr>
            <w:tcW w:w="1724" w:type="dxa"/>
            <w:noWrap/>
            <w:hideMark/>
          </w:tcPr>
          <w:p w14:paraId="3A16DBA4" w14:textId="337E1B5E" w:rsidR="005C3EB8" w:rsidRPr="007B3F92" w:rsidRDefault="00257CEF" w:rsidP="000476C5">
            <w:r>
              <w:t>Generation</w:t>
            </w:r>
          </w:p>
        </w:tc>
        <w:tc>
          <w:tcPr>
            <w:tcW w:w="2231" w:type="dxa"/>
            <w:noWrap/>
            <w:hideMark/>
          </w:tcPr>
          <w:p w14:paraId="19F4EBA3" w14:textId="77777777" w:rsidR="005C3EB8" w:rsidRPr="007B3F92" w:rsidRDefault="005C3EB8" w:rsidP="000476C5">
            <w:r w:rsidRPr="007B3F92">
              <w:t>Nuclear</w:t>
            </w:r>
          </w:p>
        </w:tc>
        <w:tc>
          <w:tcPr>
            <w:tcW w:w="5395" w:type="dxa"/>
            <w:noWrap/>
            <w:hideMark/>
          </w:tcPr>
          <w:p w14:paraId="64008383" w14:textId="77777777" w:rsidR="005C3EB8" w:rsidRPr="007B3F92" w:rsidRDefault="005C3EB8" w:rsidP="000476C5">
            <w:commentRangeStart w:id="205"/>
            <w:r w:rsidRPr="007B3F92">
              <w:t>LCOE from H2@Scale</w:t>
            </w:r>
            <w:commentRangeEnd w:id="205"/>
            <w:r>
              <w:rPr>
                <w:rStyle w:val="CommentReference"/>
              </w:rPr>
              <w:commentReference w:id="205"/>
            </w:r>
          </w:p>
        </w:tc>
      </w:tr>
      <w:tr w:rsidR="005C3EB8" w:rsidRPr="007B3F92" w14:paraId="7AB7F464" w14:textId="77777777" w:rsidTr="000476C5">
        <w:trPr>
          <w:trHeight w:val="320"/>
        </w:trPr>
        <w:tc>
          <w:tcPr>
            <w:tcW w:w="1724" w:type="dxa"/>
            <w:noWrap/>
            <w:hideMark/>
          </w:tcPr>
          <w:p w14:paraId="6A949445" w14:textId="1F0071C0" w:rsidR="005C3EB8" w:rsidRPr="007B3F92" w:rsidRDefault="00257CEF" w:rsidP="000476C5">
            <w:r>
              <w:t>Generation</w:t>
            </w:r>
          </w:p>
        </w:tc>
        <w:tc>
          <w:tcPr>
            <w:tcW w:w="2231" w:type="dxa"/>
            <w:noWrap/>
            <w:hideMark/>
          </w:tcPr>
          <w:p w14:paraId="6108FC66" w14:textId="77777777" w:rsidR="005C3EB8" w:rsidRPr="007B3F92" w:rsidRDefault="005C3EB8" w:rsidP="000476C5">
            <w:r w:rsidRPr="007B3F92">
              <w:t>Grid</w:t>
            </w:r>
          </w:p>
        </w:tc>
        <w:tc>
          <w:tcPr>
            <w:tcW w:w="5395" w:type="dxa"/>
            <w:noWrap/>
            <w:hideMark/>
          </w:tcPr>
          <w:p w14:paraId="30C7C406" w14:textId="77777777" w:rsidR="005C3EB8" w:rsidRPr="007B3F92" w:rsidRDefault="005C3EB8" w:rsidP="000476C5">
            <w:r w:rsidRPr="007B3F92">
              <w:t>NREL Cambium (Mid-case) for US national in hourly resolution (</w:t>
            </w:r>
            <w:r>
              <w:t xml:space="preserve">column </w:t>
            </w:r>
            <w:proofErr w:type="gramStart"/>
            <w:r>
              <w:t>name: ‘</w:t>
            </w:r>
            <w:proofErr w:type="spellStart"/>
            <w:proofErr w:type="gramEnd"/>
            <w:r w:rsidRPr="007B3F92">
              <w:t>total_cost_enduse</w:t>
            </w:r>
            <w:proofErr w:type="spellEnd"/>
            <w:r>
              <w:t>’</w:t>
            </w:r>
            <w:r w:rsidRPr="007B3F92">
              <w:t>)</w:t>
            </w:r>
          </w:p>
        </w:tc>
      </w:tr>
      <w:tr w:rsidR="005C3EB8" w:rsidRPr="007B3F92" w14:paraId="5E3E0862" w14:textId="77777777" w:rsidTr="000476C5">
        <w:trPr>
          <w:trHeight w:val="320"/>
        </w:trPr>
        <w:tc>
          <w:tcPr>
            <w:tcW w:w="1724" w:type="dxa"/>
            <w:noWrap/>
            <w:hideMark/>
          </w:tcPr>
          <w:p w14:paraId="7E2794D7" w14:textId="18507FA4" w:rsidR="005C3EB8" w:rsidRPr="007B3F92" w:rsidRDefault="00257CEF" w:rsidP="000476C5">
            <w:r>
              <w:t>Production</w:t>
            </w:r>
          </w:p>
        </w:tc>
        <w:tc>
          <w:tcPr>
            <w:tcW w:w="2231" w:type="dxa"/>
            <w:noWrap/>
            <w:hideMark/>
          </w:tcPr>
          <w:p w14:paraId="4F85E754" w14:textId="77777777" w:rsidR="005C3EB8" w:rsidRPr="007B3F92" w:rsidRDefault="005C3EB8" w:rsidP="000476C5">
            <w:r w:rsidRPr="007B3F92">
              <w:t>PEM Electrolyzer</w:t>
            </w:r>
          </w:p>
        </w:tc>
        <w:tc>
          <w:tcPr>
            <w:tcW w:w="5395" w:type="dxa"/>
            <w:noWrap/>
            <w:hideMark/>
          </w:tcPr>
          <w:p w14:paraId="5F0858A8" w14:textId="77777777" w:rsidR="005C3EB8" w:rsidRPr="007B3F92" w:rsidRDefault="005C3EB8" w:rsidP="000476C5">
            <w:r w:rsidRPr="007B3F92">
              <w:t>H2A</w:t>
            </w:r>
          </w:p>
        </w:tc>
      </w:tr>
      <w:tr w:rsidR="005C3EB8" w:rsidRPr="007B3F92" w14:paraId="7FA7F39E" w14:textId="77777777" w:rsidTr="000476C5">
        <w:trPr>
          <w:trHeight w:val="320"/>
        </w:trPr>
        <w:tc>
          <w:tcPr>
            <w:tcW w:w="1724" w:type="dxa"/>
            <w:noWrap/>
            <w:hideMark/>
          </w:tcPr>
          <w:p w14:paraId="0CD49243" w14:textId="77777777" w:rsidR="005C3EB8" w:rsidRPr="007B3F92" w:rsidRDefault="005C3EB8" w:rsidP="000476C5">
            <w:r w:rsidRPr="007B3F92">
              <w:t>Storage</w:t>
            </w:r>
          </w:p>
        </w:tc>
        <w:tc>
          <w:tcPr>
            <w:tcW w:w="2231" w:type="dxa"/>
            <w:noWrap/>
            <w:hideMark/>
          </w:tcPr>
          <w:p w14:paraId="51FBD514" w14:textId="77777777" w:rsidR="005C3EB8" w:rsidRPr="007B3F92" w:rsidRDefault="005C3EB8" w:rsidP="000476C5">
            <w:r w:rsidRPr="007B3F92">
              <w:t>Geologic</w:t>
            </w:r>
          </w:p>
        </w:tc>
        <w:tc>
          <w:tcPr>
            <w:tcW w:w="5395" w:type="dxa"/>
            <w:noWrap/>
            <w:hideMark/>
          </w:tcPr>
          <w:p w14:paraId="452A37B5" w14:textId="77777777" w:rsidR="005C3EB8" w:rsidRPr="007B3F92" w:rsidRDefault="005C3EB8" w:rsidP="000476C5">
            <w:r w:rsidRPr="007B3F92">
              <w:t xml:space="preserve">US number </w:t>
            </w:r>
            <w:proofErr w:type="gramStart"/>
            <w:r w:rsidRPr="007B3F92">
              <w:t>similar to</w:t>
            </w:r>
            <w:proofErr w:type="gramEnd"/>
            <w:r w:rsidRPr="007B3F92">
              <w:t xml:space="preserve"> NYSERDA, reference check with Jesse</w:t>
            </w:r>
          </w:p>
        </w:tc>
      </w:tr>
      <w:tr w:rsidR="005C3EB8" w:rsidRPr="007B3F92" w14:paraId="22F7A0E3" w14:textId="77777777" w:rsidTr="000476C5">
        <w:trPr>
          <w:trHeight w:val="320"/>
        </w:trPr>
        <w:tc>
          <w:tcPr>
            <w:tcW w:w="1724" w:type="dxa"/>
            <w:noWrap/>
            <w:hideMark/>
          </w:tcPr>
          <w:p w14:paraId="6939DE92" w14:textId="77777777" w:rsidR="005C3EB8" w:rsidRPr="007B3F92" w:rsidRDefault="005C3EB8" w:rsidP="000476C5">
            <w:r w:rsidRPr="007B3F92">
              <w:t>Storage</w:t>
            </w:r>
          </w:p>
        </w:tc>
        <w:tc>
          <w:tcPr>
            <w:tcW w:w="2231" w:type="dxa"/>
            <w:noWrap/>
            <w:hideMark/>
          </w:tcPr>
          <w:p w14:paraId="6C1C6FB6" w14:textId="77777777" w:rsidR="005C3EB8" w:rsidRPr="007B3F92" w:rsidRDefault="005C3EB8" w:rsidP="000476C5">
            <w:r w:rsidRPr="007B3F92">
              <w:t>Tank</w:t>
            </w:r>
          </w:p>
        </w:tc>
        <w:tc>
          <w:tcPr>
            <w:tcW w:w="5395" w:type="dxa"/>
            <w:noWrap/>
            <w:hideMark/>
          </w:tcPr>
          <w:p w14:paraId="19F68FCE" w14:textId="77777777" w:rsidR="005C3EB8" w:rsidRPr="007B3F92" w:rsidRDefault="005C3EB8" w:rsidP="000476C5">
            <w:r w:rsidRPr="007B3F92">
              <w:t xml:space="preserve">US number </w:t>
            </w:r>
            <w:proofErr w:type="gramStart"/>
            <w:r w:rsidRPr="007B3F92">
              <w:t>similar to</w:t>
            </w:r>
            <w:proofErr w:type="gramEnd"/>
            <w:r w:rsidRPr="007B3F92">
              <w:t xml:space="preserve"> NYSERDA, reference check with Jesse</w:t>
            </w:r>
          </w:p>
        </w:tc>
      </w:tr>
      <w:tr w:rsidR="005C3EB8" w:rsidRPr="007B3F92" w14:paraId="1C40ECCE" w14:textId="77777777" w:rsidTr="000476C5">
        <w:trPr>
          <w:trHeight w:val="320"/>
        </w:trPr>
        <w:tc>
          <w:tcPr>
            <w:tcW w:w="1724" w:type="dxa"/>
            <w:noWrap/>
            <w:hideMark/>
          </w:tcPr>
          <w:p w14:paraId="10E3F025" w14:textId="5D016607" w:rsidR="005C3EB8" w:rsidRPr="007B3F92" w:rsidRDefault="00257CEF" w:rsidP="000476C5">
            <w:r>
              <w:t>Transmission</w:t>
            </w:r>
          </w:p>
        </w:tc>
        <w:tc>
          <w:tcPr>
            <w:tcW w:w="2231" w:type="dxa"/>
            <w:noWrap/>
            <w:hideMark/>
          </w:tcPr>
          <w:p w14:paraId="13808074" w14:textId="77777777" w:rsidR="005C3EB8" w:rsidRPr="007B3F92" w:rsidRDefault="005C3EB8" w:rsidP="000476C5">
            <w:r w:rsidRPr="007B3F92">
              <w:t>Pipeline</w:t>
            </w:r>
          </w:p>
        </w:tc>
        <w:tc>
          <w:tcPr>
            <w:tcW w:w="5395" w:type="dxa"/>
            <w:noWrap/>
            <w:hideMark/>
          </w:tcPr>
          <w:p w14:paraId="43CCA0C8" w14:textId="77777777" w:rsidR="005C3EB8" w:rsidRPr="007B3F92" w:rsidRDefault="005C3EB8" w:rsidP="000476C5">
            <w:r w:rsidRPr="007B3F92">
              <w:t xml:space="preserve">US number </w:t>
            </w:r>
            <w:proofErr w:type="gramStart"/>
            <w:r w:rsidRPr="007B3F92">
              <w:t>similar to</w:t>
            </w:r>
            <w:proofErr w:type="gramEnd"/>
            <w:r w:rsidRPr="007B3F92">
              <w:t xml:space="preserve"> NYSERDA, reference check with Jesse</w:t>
            </w:r>
          </w:p>
        </w:tc>
      </w:tr>
      <w:tr w:rsidR="005C3EB8" w:rsidRPr="007B3F92" w14:paraId="528B8857" w14:textId="77777777" w:rsidTr="000476C5">
        <w:trPr>
          <w:trHeight w:val="320"/>
        </w:trPr>
        <w:tc>
          <w:tcPr>
            <w:tcW w:w="1724" w:type="dxa"/>
            <w:noWrap/>
            <w:hideMark/>
          </w:tcPr>
          <w:p w14:paraId="01C94DA4" w14:textId="7AF15AC3" w:rsidR="005C3EB8" w:rsidRPr="007B3F92" w:rsidRDefault="00257CEF" w:rsidP="000476C5">
            <w:r>
              <w:t>Transmission</w:t>
            </w:r>
          </w:p>
        </w:tc>
        <w:tc>
          <w:tcPr>
            <w:tcW w:w="2231" w:type="dxa"/>
            <w:noWrap/>
            <w:hideMark/>
          </w:tcPr>
          <w:p w14:paraId="22B445E6" w14:textId="77777777" w:rsidR="005C3EB8" w:rsidRPr="007B3F92" w:rsidRDefault="005C3EB8" w:rsidP="000476C5">
            <w:r w:rsidRPr="007B3F92">
              <w:t>Truck</w:t>
            </w:r>
          </w:p>
        </w:tc>
        <w:tc>
          <w:tcPr>
            <w:tcW w:w="5395" w:type="dxa"/>
            <w:noWrap/>
            <w:hideMark/>
          </w:tcPr>
          <w:p w14:paraId="78EA60AB" w14:textId="77777777" w:rsidR="005C3EB8" w:rsidRPr="007B3F92" w:rsidRDefault="005C3EB8" w:rsidP="000476C5">
            <w:r w:rsidRPr="007B3F92">
              <w:t xml:space="preserve">US number </w:t>
            </w:r>
            <w:proofErr w:type="gramStart"/>
            <w:r w:rsidRPr="007B3F92">
              <w:t>similar to</w:t>
            </w:r>
            <w:proofErr w:type="gramEnd"/>
            <w:r w:rsidRPr="007B3F92">
              <w:t xml:space="preserve"> NYSERDA, reference check with Jesse</w:t>
            </w:r>
          </w:p>
        </w:tc>
      </w:tr>
    </w:tbl>
    <w:p w14:paraId="4DFA5423" w14:textId="77777777" w:rsidR="005C3EB8" w:rsidRDefault="005C3EB8" w:rsidP="005C3EB8"/>
    <w:p w14:paraId="692150BA" w14:textId="287D128D" w:rsidR="005C3EB8" w:rsidRPr="00717B42" w:rsidRDefault="007337CF" w:rsidP="005C3EB8">
      <w:pPr>
        <w:pStyle w:val="NRELHead02Numbered"/>
      </w:pPr>
      <w:bookmarkStart w:id="206" w:name="_Toc179465232"/>
      <w:r>
        <w:t xml:space="preserve">Potential Considerations for </w:t>
      </w:r>
      <w:r w:rsidR="005C3EB8" w:rsidRPr="00B75F8C">
        <w:t>Results</w:t>
      </w:r>
      <w:r w:rsidR="005C3EB8">
        <w:t xml:space="preserve"> Processing</w:t>
      </w:r>
      <w:bookmarkEnd w:id="206"/>
    </w:p>
    <w:p w14:paraId="3E22D7F2" w14:textId="0CE957E9" w:rsidR="005C3EB8" w:rsidRPr="00F26990" w:rsidRDefault="005C3EB8" w:rsidP="002A0DE5">
      <w:pPr>
        <w:pStyle w:val="NRELHead03Numbered"/>
      </w:pPr>
      <w:bookmarkStart w:id="207" w:name="_Toc179465233"/>
      <w:r w:rsidRPr="00F26990">
        <w:t>Hydrogen Cost Calculation</w:t>
      </w:r>
      <w:r w:rsidR="003108A7">
        <w:t>s</w:t>
      </w:r>
      <w:r w:rsidRPr="00F26990">
        <w:t>: Total CAPEX, OPEX, and Levelized Costs</w:t>
      </w:r>
      <w:bookmarkEnd w:id="207"/>
    </w:p>
    <w:p w14:paraId="59C339BA" w14:textId="76398EFC" w:rsidR="005C3EB8" w:rsidRPr="00F26990" w:rsidRDefault="005C3EB8" w:rsidP="00510708">
      <w:pPr>
        <w:pStyle w:val="NRELHead05"/>
      </w:pPr>
      <w:r w:rsidRPr="00F26990">
        <w:t>Capital Expenditure</w:t>
      </w:r>
    </w:p>
    <w:p w14:paraId="318A741B" w14:textId="67A4E349" w:rsidR="005C3EB8" w:rsidRPr="00F26990" w:rsidRDefault="00510708" w:rsidP="00510708">
      <w:pPr>
        <w:pStyle w:val="NRELBodyText"/>
      </w:pPr>
      <w:r>
        <w:t xml:space="preserve">It can be useful to estimate the total capital expenses (CAPEX) to construct the optimal system identified by a HYPSTAT run. </w:t>
      </w:r>
      <w:r w:rsidR="005C3EB8" w:rsidRPr="00DD13ED">
        <w:t>The total CAPEX represents the upfront cost required to build and install hydrogen production facilities, including the costs of renewable energy plants, electrolyzers, storage units, and pipelines.</w:t>
      </w:r>
    </w:p>
    <w:p w14:paraId="2794F9FD" w14:textId="15CFB257" w:rsidR="005C3EB8" w:rsidRPr="00F26990" w:rsidRDefault="005C3EB8" w:rsidP="00510708">
      <w:pPr>
        <w:pStyle w:val="NRELBodyText"/>
      </w:pPr>
      <m:oMathPara>
        <m:oMath>
          <m:r>
            <w:rPr>
              <w:rFonts w:ascii="Cambria Math" w:hAnsi="Cambria Math"/>
            </w:rPr>
            <m:t xml:space="preserve">Total CAPEX=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Generation</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Transmission )</m:t>
                  </m:r>
                </m:sub>
              </m:sSub>
            </m:e>
          </m:nary>
        </m:oMath>
      </m:oMathPara>
    </w:p>
    <w:p w14:paraId="4192E687" w14:textId="77777777" w:rsidR="00BC1CB6" w:rsidRDefault="005C3EB8" w:rsidP="00510708">
      <w:pPr>
        <w:pStyle w:val="NRELBodyText"/>
      </w:pPr>
      <w:r>
        <w:t xml:space="preserve">For </w:t>
      </w:r>
      <w:r w:rsidR="00D07C86">
        <w:t>electricity generation</w:t>
      </w:r>
      <w:r>
        <w:t xml:space="preserve"> systems, electrolyzers, and storage units, build costs are inputs that represent the initial cost per unit capacity (e.g., dollars per kW or kg) for each type of technology used. These costs can be derived from historical data, industry reports, or project-specific estimates. </w:t>
      </w:r>
      <w:r w:rsidR="00BC1CB6">
        <w:t>HYPSTAT reports the capacities of each technology in each zone, which can be used with the build cost inputs to estimate CAPEX.</w:t>
      </w:r>
    </w:p>
    <w:p w14:paraId="1624A178" w14:textId="691035F3" w:rsidR="005C3EB8" w:rsidRDefault="00BC1CB6" w:rsidP="00510708">
      <w:pPr>
        <w:pStyle w:val="NRELBodyText"/>
      </w:pPr>
      <w:r>
        <w:t xml:space="preserve">It can also be useful to estimate an annualized cost for CAPEX to use for estimating levelized costs and </w:t>
      </w:r>
      <w:proofErr w:type="gramStart"/>
      <w:r>
        <w:t>comparing to</w:t>
      </w:r>
      <w:proofErr w:type="gramEnd"/>
      <w:r>
        <w:t xml:space="preserve"> operating expenses</w:t>
      </w:r>
      <w:r w:rsidR="005C3EB8">
        <w:t>.</w:t>
      </w:r>
      <w:r>
        <w:t xml:space="preserve"> This can be done using a</w:t>
      </w:r>
      <w:r w:rsidR="005C3EB8">
        <w:t xml:space="preserve"> Capital Recovery Factor </w:t>
      </w:r>
      <w:r w:rsidR="005C3EB8">
        <w:lastRenderedPageBreak/>
        <w:t>(CRF). The CRF is based on the Weighted Average Cost of Capital (WACC) and the recovery time</w:t>
      </w:r>
      <w:r>
        <w:t xml:space="preserve"> for each technology</w:t>
      </w:r>
      <w:r w:rsidR="005C3EB8">
        <w:t>:</w:t>
      </w:r>
    </w:p>
    <w:p w14:paraId="1653251B" w14:textId="77777777" w:rsidR="005C3EB8" w:rsidRDefault="005C3EB8" w:rsidP="00510708">
      <w:pPr>
        <w:pStyle w:val="NRELBodyText"/>
      </w:pPr>
    </w:p>
    <w:p w14:paraId="0EC32C3E" w14:textId="77777777" w:rsidR="005C3EB8" w:rsidRDefault="005C3EB8" w:rsidP="00510708">
      <w:pPr>
        <w:pStyle w:val="NRELBodyText"/>
        <w:rPr>
          <w:color w:val="000000"/>
        </w:rPr>
      </w:pPr>
      <m:oMathPara>
        <m:oMath>
          <m:r>
            <w:rPr>
              <w:rFonts w:ascii="Cambria Math" w:hAnsi="Cambria Math"/>
              <w:color w:val="000000"/>
            </w:rPr>
            <m:t>CRF=</m:t>
          </m:r>
          <m:f>
            <m:fPr>
              <m:ctrlPr>
                <w:rPr>
                  <w:rFonts w:ascii="Cambria Math" w:hAnsi="Cambria Math"/>
                  <w:i/>
                  <w:color w:val="000000"/>
                </w:rPr>
              </m:ctrlPr>
            </m:fPr>
            <m:num>
              <m:r>
                <w:rPr>
                  <w:rFonts w:ascii="Cambria Math" w:hAnsi="Cambria Math"/>
                  <w:color w:val="000000"/>
                </w:rPr>
                <m:t>WACC×</m:t>
              </m:r>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1+WACC</m:t>
                      </m:r>
                    </m:e>
                  </m:d>
                </m:e>
                <m:sup>
                  <m:r>
                    <w:rPr>
                      <w:rFonts w:ascii="Cambria Math" w:hAnsi="Cambria Math"/>
                      <w:color w:val="000000"/>
                    </w:rPr>
                    <m:t>Recovery Time</m:t>
                  </m:r>
                </m:sup>
              </m:sSup>
            </m:num>
            <m:den>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1+WACC</m:t>
                      </m:r>
                    </m:e>
                  </m:d>
                </m:e>
                <m:sup>
                  <m:r>
                    <w:rPr>
                      <w:rFonts w:ascii="Cambria Math" w:hAnsi="Cambria Math"/>
                      <w:color w:val="000000"/>
                    </w:rPr>
                    <m:t>Recovery Time</m:t>
                  </m:r>
                </m:sup>
              </m:sSup>
              <m:r>
                <w:rPr>
                  <w:rFonts w:ascii="Cambria Math" w:hAnsi="Cambria Math"/>
                  <w:color w:val="000000"/>
                </w:rPr>
                <m:t>-1</m:t>
              </m:r>
            </m:den>
          </m:f>
        </m:oMath>
      </m:oMathPara>
    </w:p>
    <w:p w14:paraId="38580518" w14:textId="77777777" w:rsidR="005C3EB8" w:rsidRDefault="005C3EB8" w:rsidP="00510708">
      <w:pPr>
        <w:pStyle w:val="NRELBodyText"/>
        <w:rPr>
          <w:color w:val="000000"/>
        </w:rPr>
      </w:pPr>
    </w:p>
    <w:p w14:paraId="23C84A27" w14:textId="77777777" w:rsidR="005C3EB8" w:rsidRPr="008F7CC9" w:rsidRDefault="005C3EB8" w:rsidP="00510708">
      <w:pPr>
        <w:pStyle w:val="NRELBodyText"/>
      </w:pPr>
      <m:oMathPara>
        <m:oMath>
          <m:r>
            <w:rPr>
              <w:rFonts w:ascii="Cambria Math" w:hAnsi="Cambria Math"/>
            </w:rPr>
            <m:t xml:space="preserve">Annuitized CAPEX=CRF× Build Cost × Zone Capacity </m:t>
          </m:r>
        </m:oMath>
      </m:oMathPara>
    </w:p>
    <w:p w14:paraId="62D79187" w14:textId="2CF8BC41" w:rsidR="005C3EB8" w:rsidRDefault="005C3EB8" w:rsidP="00510708">
      <w:pPr>
        <w:pStyle w:val="NRELBodyText"/>
      </w:pPr>
      <w:r w:rsidRPr="00DD13ED">
        <w:t xml:space="preserve">For pipelines, </w:t>
      </w:r>
      <w:r w:rsidR="00B21D3F">
        <w:t>we recommend determining CAPEX</w:t>
      </w:r>
      <w:r w:rsidRPr="00DD13ED">
        <w:t xml:space="preserve"> using a cost coefficient and a power function based on the pipeline's capacity (which depends on the cost reference source). This reflects how the cost scales with capacity. The formula used is:</w:t>
      </w:r>
    </w:p>
    <w:p w14:paraId="02F6D73E" w14:textId="77777777" w:rsidR="005C3EB8" w:rsidRPr="008F7CC9" w:rsidRDefault="00000000" w:rsidP="00510708">
      <w:pPr>
        <w:pStyle w:val="NRELBodyText"/>
      </w:pPr>
      <m:oMathPara>
        <m:oMath>
          <m:sSub>
            <m:sSubPr>
              <m:ctrlPr>
                <w:rPr>
                  <w:rFonts w:ascii="Cambria Math" w:hAnsi="Cambria Math"/>
                  <w:i/>
                </w:rPr>
              </m:ctrlPr>
            </m:sSubPr>
            <m:e>
              <m:r>
                <w:rPr>
                  <w:rFonts w:ascii="Cambria Math" w:hAnsi="Cambria Math"/>
                </w:rPr>
                <m:t>Pipeline CAPEX</m:t>
              </m:r>
            </m:e>
            <m:sub>
              <m:r>
                <w:rPr>
                  <w:rFonts w:ascii="Cambria Math" w:hAnsi="Cambria Math"/>
                </w:rPr>
                <m:t>$/km</m:t>
              </m:r>
            </m:sub>
          </m:sSub>
          <m:r>
            <w:rPr>
              <w:rFonts w:ascii="Cambria Math" w:hAnsi="Cambria Math"/>
            </w:rPr>
            <m:t>=</m:t>
          </m:r>
          <m:r>
            <m:rPr>
              <m:sty m:val="p"/>
            </m:rPr>
            <w:rPr>
              <w:rFonts w:ascii="Cambria Math" w:hAnsi="Cambria Math"/>
            </w:rPr>
            <m:t>pipeline cost coefficient×</m:t>
          </m:r>
          <m:sSup>
            <m:sSupPr>
              <m:ctrlPr>
                <w:rPr>
                  <w:rFonts w:ascii="Cambria Math" w:hAnsi="Cambria Math"/>
                  <w:i/>
                </w:rPr>
              </m:ctrlPr>
            </m:sSupPr>
            <m:e>
              <m:sSub>
                <m:sSubPr>
                  <m:ctrlPr>
                    <w:rPr>
                      <w:rFonts w:ascii="Cambria Math" w:hAnsi="Cambria Math"/>
                      <w:i/>
                    </w:rPr>
                  </m:ctrlPr>
                </m:sSubPr>
                <m:e>
                  <m:r>
                    <w:rPr>
                      <w:rFonts w:ascii="Cambria Math" w:hAnsi="Cambria Math"/>
                    </w:rPr>
                    <m:t>Capacity</m:t>
                  </m:r>
                </m:e>
                <m:sub>
                  <m:r>
                    <w:rPr>
                      <w:rFonts w:ascii="Cambria Math" w:hAnsi="Cambria Math"/>
                    </w:rPr>
                    <m:t>Ton/day</m:t>
                  </m:r>
                </m:sub>
              </m:sSub>
            </m:e>
            <m:sup>
              <m:r>
                <w:rPr>
                  <w:rFonts w:ascii="Cambria Math" w:hAnsi="Cambria Math"/>
                </w:rPr>
                <m:t>pipeline cost power​</m:t>
              </m:r>
            </m:sup>
          </m:sSup>
        </m:oMath>
      </m:oMathPara>
    </w:p>
    <w:p w14:paraId="52AC07EA" w14:textId="77777777" w:rsidR="005C3EB8" w:rsidRDefault="005C3EB8" w:rsidP="00510708">
      <w:pPr>
        <w:pStyle w:val="NRELBodyText"/>
      </w:pPr>
      <w:r w:rsidRPr="00DD13ED">
        <w:t xml:space="preserve">Here, the pipeline cost coefficient is a parameter reflecting the base cost, and the </w:t>
      </w:r>
      <w:proofErr w:type="gramStart"/>
      <w:r w:rsidRPr="00DD13ED">
        <w:t>pipeline cost</w:t>
      </w:r>
      <w:proofErr w:type="gramEnd"/>
      <w:r w:rsidRPr="00DD13ED">
        <w:t xml:space="preserve"> power accounts for scaling effects. The total pipeline cost is obtained by multiplying the cost per km by the total pipeline distance. To convert the total pipeline CAPEX into an annual cost, annuitize it using the Capital Recovery Factor (CRF).</w:t>
      </w:r>
    </w:p>
    <w:p w14:paraId="2CB88429" w14:textId="51958080" w:rsidR="005C3EB8" w:rsidRPr="00F26990" w:rsidRDefault="005C3EB8" w:rsidP="00B21D3F">
      <w:pPr>
        <w:pStyle w:val="NRELHead05"/>
      </w:pPr>
      <w:r w:rsidRPr="00F26990">
        <w:t>Operational Expenditure</w:t>
      </w:r>
    </w:p>
    <w:p w14:paraId="158CC2AB" w14:textId="27CD08A2" w:rsidR="005C3EB8" w:rsidRDefault="005C3EB8" w:rsidP="00B21D3F">
      <w:pPr>
        <w:pStyle w:val="NRELBodyText"/>
      </w:pPr>
      <w:r w:rsidRPr="000E05D4">
        <w:t>OPEX represents the ongoing costs associated with operating and maintaining the hydrogen production system. This includes fuel costs (e.g., nuclear), maintenance, and operational labor for each component, such as renewable energy sources, electrolyzers, storage units, and the transmission system. OPEX is categorized into fixed OPEX and variable OPEX.</w:t>
      </w:r>
    </w:p>
    <w:p w14:paraId="5414E400" w14:textId="5DCD8D3B" w:rsidR="005C3EB8" w:rsidRPr="000E05D4" w:rsidRDefault="005C3EB8" w:rsidP="00B21D3F">
      <w:pPr>
        <w:pStyle w:val="NRELBodyText"/>
      </w:pPr>
      <m:oMathPara>
        <m:oMath>
          <m:r>
            <w:rPr>
              <w:rFonts w:ascii="Cambria Math" w:hAnsi="Cambria Math"/>
            </w:rPr>
            <m:t xml:space="preserve">Total OPEX=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Generation</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 xml:space="preserve">Transmission </m:t>
                  </m:r>
                </m:sub>
              </m:sSub>
              <m:r>
                <w:rPr>
                  <w:rFonts w:ascii="Cambria Math" w:eastAsiaTheme="minorHAnsi" w:hAnsi="Cambria Math" w:cstheme="minorBidi"/>
                  <w:kern w:val="2"/>
                  <w14:ligatures w14:val="standardContextual"/>
                </w:rPr>
                <m:t>)</m:t>
              </m:r>
            </m:e>
          </m:nary>
        </m:oMath>
      </m:oMathPara>
    </w:p>
    <w:p w14:paraId="407BB196" w14:textId="77777777" w:rsidR="005C3EB8" w:rsidRDefault="005C3EB8" w:rsidP="00B21D3F">
      <w:pPr>
        <w:pStyle w:val="NRELBodyText"/>
      </w:pPr>
      <w:r w:rsidRPr="000E05D4">
        <w:t>OPEX is typically expressed as dollars per kW or kg, or as a percentage of CAPEX</w:t>
      </w:r>
      <w:r>
        <w:t xml:space="preserve"> (pipeline fixed OPEX)</w:t>
      </w:r>
      <w:r w:rsidRPr="000E05D4">
        <w:t>, depending on the specific technology.</w:t>
      </w:r>
    </w:p>
    <w:p w14:paraId="64589C4F" w14:textId="0F8B419C" w:rsidR="005C3EB8" w:rsidRDefault="005C3EB8" w:rsidP="00B21D3F">
      <w:pPr>
        <w:pStyle w:val="NRELBodyText"/>
      </w:pPr>
      <w:r w:rsidRPr="000E05D4">
        <w:t>For trucks,</w:t>
      </w:r>
      <w:r w:rsidR="0082405F">
        <w:t xml:space="preserve"> HYPSTAT is set up to use a levelized cost which captures</w:t>
      </w:r>
      <w:r>
        <w:t xml:space="preserve"> both CAPEX and OPEX</w:t>
      </w:r>
      <w:r w:rsidR="0082405F">
        <w:t xml:space="preserve"> on a per kg and distance basis.</w:t>
      </w:r>
    </w:p>
    <w:p w14:paraId="398442F0" w14:textId="4B06982D" w:rsidR="005C3EB8" w:rsidRDefault="005C3EB8" w:rsidP="00F9350C">
      <w:pPr>
        <w:pStyle w:val="NRELBodyText"/>
      </w:pPr>
      <w:r>
        <w:t>For c</w:t>
      </w:r>
      <w:r w:rsidRPr="000E05D4">
        <w:t>ompression costs</w:t>
      </w:r>
      <w:r>
        <w:t>, they</w:t>
      </w:r>
      <w:r w:rsidRPr="000E05D4">
        <w:t xml:space="preserve"> should be accounted for twice: once for the pipeline (to increase pressure from 20 bar, as output from the electrolyzer, to 70 bar for pipeline transport) and once for storage (to increase pressure from 50-70 bar to 400 bar for storage)</w:t>
      </w:r>
    </w:p>
    <w:p w14:paraId="2208CCAD" w14:textId="0739AF4C" w:rsidR="005C3EB8" w:rsidRDefault="005C3EB8" w:rsidP="00341C29">
      <w:pPr>
        <w:pStyle w:val="NRELHead05"/>
      </w:pPr>
      <w:r w:rsidRPr="00150899">
        <w:t>Levelized Hydrogen Cost (LCOH)</w:t>
      </w:r>
    </w:p>
    <w:p w14:paraId="23E639F7" w14:textId="77777777" w:rsidR="005C3EB8" w:rsidRDefault="005C3EB8" w:rsidP="00F9350C">
      <w:pPr>
        <w:pStyle w:val="NRELBodyText"/>
      </w:pPr>
      <w:r w:rsidRPr="00150899">
        <w:t xml:space="preserve">The Levelized Cost of Hydrogen (LCOH) represents the average cost per unit of hydrogen produced, accounting for all capital and operating expenses over one analysis year. It combines both CAPEX and OPEX, divided by the total amount of hydrogen produced. For systems with </w:t>
      </w:r>
      <w:r w:rsidRPr="00150899">
        <w:lastRenderedPageBreak/>
        <w:t>access to imported hydrogen, the imported amount also bears the cost of utilizing storage and transmission infrastructure.</w:t>
      </w:r>
    </w:p>
    <w:p w14:paraId="524A8F32" w14:textId="77777777" w:rsidR="005C3EB8" w:rsidRDefault="005C3EB8" w:rsidP="00F9350C">
      <w:pPr>
        <w:pStyle w:val="NRELBodyText"/>
        <w:jc w:val="center"/>
      </w:pPr>
      <m:oMath>
        <m:r>
          <w:rPr>
            <w:rFonts w:ascii="Cambria Math" w:hAnsi="Cambria Math"/>
          </w:rPr>
          <m:t xml:space="preserve">LCOH=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(CAPEX+OPEX)</m:t>
                </m:r>
              </m:e>
            </m:nary>
          </m:num>
          <m:den>
            <m:r>
              <w:rPr>
                <w:rFonts w:ascii="Cambria Math" w:hAnsi="Cambria Math"/>
              </w:rPr>
              <m:t>Hydrogen Amount</m:t>
            </m:r>
          </m:den>
        </m:f>
      </m:oMath>
      <w:r>
        <w:t>​</w:t>
      </w:r>
    </w:p>
    <w:p w14:paraId="46100F54" w14:textId="6EFFD781" w:rsidR="005C3EB8" w:rsidRDefault="005C3EB8" w:rsidP="00D54E79">
      <w:pPr>
        <w:pStyle w:val="NRELBodyText"/>
      </w:pPr>
      <w:r>
        <w:t xml:space="preserve"> The LCOH provides a single cost metric for comparing different </w:t>
      </w:r>
      <w:r w:rsidR="00BF4B48">
        <w:t>scenarios. It can also be useful to examine the different contributions to LCOH from different components: for example, calculating an LCOH contribution with only the CAPEX and OPEX for hydrogen storage.</w:t>
      </w:r>
    </w:p>
    <w:p w14:paraId="6350273B" w14:textId="2E9C55A5" w:rsidR="005C3EB8" w:rsidRDefault="00D54E79" w:rsidP="002B5BDF">
      <w:pPr>
        <w:pStyle w:val="NRELHead03Numbered"/>
      </w:pPr>
      <w:bookmarkStart w:id="208" w:name="_Toc179465234"/>
      <w:r>
        <w:t>System Design</w:t>
      </w:r>
      <w:bookmarkEnd w:id="208"/>
    </w:p>
    <w:p w14:paraId="14FDF4C7" w14:textId="006940FD" w:rsidR="005C3EB8" w:rsidRPr="00AA24B5" w:rsidRDefault="00FE2630" w:rsidP="002B5BDF">
      <w:pPr>
        <w:pStyle w:val="NRELHead05"/>
      </w:pPr>
      <w:r>
        <w:t>Locations and Capacities of Electricity Generation and</w:t>
      </w:r>
      <w:r w:rsidR="005C3EB8" w:rsidRPr="00AA24B5">
        <w:t xml:space="preserve"> Electrolyzers</w:t>
      </w:r>
    </w:p>
    <w:p w14:paraId="32D597CD" w14:textId="7A533523" w:rsidR="00566547" w:rsidRPr="00AA24B5" w:rsidRDefault="00566547" w:rsidP="002B5BDF">
      <w:pPr>
        <w:pStyle w:val="NRELHead06"/>
      </w:pPr>
      <w:r w:rsidRPr="00AA24B5">
        <w:t>Renewable Energy Capacity</w:t>
      </w:r>
    </w:p>
    <w:p w14:paraId="334ED8AD" w14:textId="69A581F8" w:rsidR="00566547" w:rsidRDefault="00566547" w:rsidP="00F86BF7">
      <w:pPr>
        <w:pStyle w:val="NRELBodyText"/>
      </w:pPr>
      <w:r>
        <w:t xml:space="preserve">The build capacity of renewable energy (RE) sources—such as solar and wind (onshore and offshore)—reflects how the model builds dedicated off-grid resources specifically for hydrogen production. The installed capacity is the maximum amount of electricity these sources can generate within a given operating </w:t>
      </w:r>
      <w:proofErr w:type="gramStart"/>
      <w:r>
        <w:t>hour</w:t>
      </w:r>
      <w:proofErr w:type="gramEnd"/>
      <w:r>
        <w:t>. This is a model output based on direct inputs. Capacity determines the total potential for renewable energy production, but actual production is dependent on the capacity factor.</w:t>
      </w:r>
    </w:p>
    <w:p w14:paraId="72DB4102" w14:textId="0258658C" w:rsidR="00566547" w:rsidRPr="00CD6ED7" w:rsidRDefault="00566547" w:rsidP="002B5BDF">
      <w:pPr>
        <w:pStyle w:val="NRELHead06"/>
      </w:pPr>
      <w:r w:rsidRPr="00CD6ED7">
        <w:t>Electrolyzer Capacity</w:t>
      </w:r>
    </w:p>
    <w:p w14:paraId="711787BF" w14:textId="2B800751" w:rsidR="00566547" w:rsidRDefault="00566547" w:rsidP="00F86BF7">
      <w:pPr>
        <w:pStyle w:val="NRELBodyText"/>
      </w:pPr>
      <w:r>
        <w:t>Electrolyzer capacity dictates how much hydrogen can be produced from electricity. This capacity directly affects the hydrogen production amount and rate, which is limited by both available electricity and electrolyzer capacity. This is also a direct model output.</w:t>
      </w:r>
    </w:p>
    <w:p w14:paraId="2EBF8B32" w14:textId="69A73C69" w:rsidR="00566547" w:rsidRPr="00CD6ED7" w:rsidRDefault="00566547" w:rsidP="002B5BDF">
      <w:pPr>
        <w:pStyle w:val="NRELHead06"/>
      </w:pPr>
      <w:r w:rsidRPr="00CD6ED7">
        <w:t>Buildout Map</w:t>
      </w:r>
    </w:p>
    <w:p w14:paraId="45463073" w14:textId="3C1B2B8D" w:rsidR="005C3EB8" w:rsidRDefault="00566547" w:rsidP="002B5BDF">
      <w:pPr>
        <w:pStyle w:val="NRELBodyText"/>
      </w:pPr>
      <w:r>
        <w:t>The buildout map visualizes the locations of renewable energy installations, electrolyzers, pipelines, trucks (transmissions), and storage units, along with their capacities. This helps optimize the system by coordinating and reducing system-wide costs between components, ensuring an efficient supply of electricity to the electrolyzers, optimal hydrogen production and storage, and efficient hydrogen supply to demand centers. The model outputs provide all results for maps directly, including the direction of the transmission infrastructure.</w:t>
      </w:r>
    </w:p>
    <w:p w14:paraId="30BD75E2" w14:textId="13F06714" w:rsidR="005C3EB8" w:rsidRPr="00CD6ED7" w:rsidRDefault="005C3EB8" w:rsidP="002B5BDF">
      <w:pPr>
        <w:pStyle w:val="NRELHead05"/>
      </w:pPr>
      <w:r w:rsidRPr="00CD6ED7">
        <w:t>Storage Buildout and Capacity</w:t>
      </w:r>
    </w:p>
    <w:p w14:paraId="57673EE3" w14:textId="77777777" w:rsidR="005C3EB8" w:rsidRDefault="005C3EB8" w:rsidP="00FE2630">
      <w:pPr>
        <w:pStyle w:val="NRELBodyText"/>
      </w:pPr>
      <w:r>
        <w:t>T</w:t>
      </w:r>
      <w:r w:rsidRPr="00CD6ED7">
        <w:t xml:space="preserve">ank storage is typically used for balancing shorter-term daily or hourly hydrogen demand. In contrast, geological storage is designed to meet longer-term seasonal hydrogen demand, with charging occurring in the shoulder season and meeting demand during peak months. Storage technologies are crucial for managing supply and demand in the hydrogen production process. Storage capacity is generally measured in kilograms (kg) or </w:t>
      </w:r>
      <w:proofErr w:type="spellStart"/>
      <w:r w:rsidRPr="00CD6ED7">
        <w:t>kilotonnes</w:t>
      </w:r>
      <w:proofErr w:type="spellEnd"/>
      <w:r w:rsidRPr="00CD6ED7">
        <w:t xml:space="preserve"> (</w:t>
      </w:r>
      <w:proofErr w:type="spellStart"/>
      <w:r w:rsidRPr="00CD6ED7">
        <w:t>kT</w:t>
      </w:r>
      <w:proofErr w:type="spellEnd"/>
      <w:r w:rsidRPr="00CD6ED7">
        <w:t>) for hydrogen storage. These systems ensure continuous hydrogen production even during periods of low renewable generation. The storage capacity build is a direct output of the model.</w:t>
      </w:r>
    </w:p>
    <w:p w14:paraId="59B13056" w14:textId="77777777" w:rsidR="00D54E79" w:rsidRDefault="00D54E79" w:rsidP="002B5BDF">
      <w:pPr>
        <w:pStyle w:val="NRELHead05"/>
      </w:pPr>
      <w:r w:rsidRPr="00AA24B5">
        <w:t>Transmission Buildout</w:t>
      </w:r>
    </w:p>
    <w:p w14:paraId="2EE47D2E" w14:textId="3D380A45" w:rsidR="005C3EB8" w:rsidRDefault="00D54E79" w:rsidP="002B5BDF">
      <w:pPr>
        <w:pStyle w:val="NRELBodyText"/>
      </w:pPr>
      <w:r w:rsidRPr="00AA24B5">
        <w:t xml:space="preserve">The transmission infrastructure includes pipelines, trucks, and other delivery methods such as railways and marine transport (user-defined). It is required to transport hydrogen from generation </w:t>
      </w:r>
      <w:r w:rsidRPr="00AA24B5">
        <w:lastRenderedPageBreak/>
        <w:t xml:space="preserve">sites to demand nodes or to storage units that meet hydrogen demand at various times and locations. The transmission system’s installed capacity, flow amounts, and direction at each temporal </w:t>
      </w:r>
      <w:r>
        <w:t>granularity</w:t>
      </w:r>
      <w:r w:rsidRPr="00AA24B5">
        <w:t xml:space="preserve"> are direct outputs of the model.</w:t>
      </w:r>
    </w:p>
    <w:p w14:paraId="0EA32B13" w14:textId="3E2B6130" w:rsidR="005C3EB8" w:rsidRPr="00CD6ED7" w:rsidRDefault="005C3EB8" w:rsidP="002B5BDF">
      <w:pPr>
        <w:pStyle w:val="NRELHead03Numbered"/>
      </w:pPr>
      <w:bookmarkStart w:id="209" w:name="_Toc179465235"/>
      <w:r w:rsidRPr="00CD6ED7">
        <w:t>Operating Dynamics for RE, Electrolyzers, Transmission, and Storage</w:t>
      </w:r>
      <w:bookmarkEnd w:id="209"/>
    </w:p>
    <w:p w14:paraId="24B837D1" w14:textId="6BDC2F0E" w:rsidR="005C3EB8" w:rsidRPr="00CD6ED7" w:rsidRDefault="002B5BDF" w:rsidP="00426AF2">
      <w:pPr>
        <w:pStyle w:val="NRELHead05"/>
      </w:pPr>
      <w:r>
        <w:t>Electricity Generation</w:t>
      </w:r>
      <w:r w:rsidR="005C3EB8" w:rsidRPr="00CD6ED7">
        <w:t xml:space="preserve"> Operation</w:t>
      </w:r>
    </w:p>
    <w:p w14:paraId="667CE2E2" w14:textId="7F703F03" w:rsidR="005C3EB8" w:rsidRDefault="005C3EB8" w:rsidP="00426AF2">
      <w:pPr>
        <w:pStyle w:val="NRELBodyText"/>
      </w:pPr>
      <w:r>
        <w:t xml:space="preserve">Renewable energy sources operate intermittently depending on resource availability (e.g., sunlight for solar, wind speed for wind farms). Their operation is governed by installed capacity and capacity </w:t>
      </w:r>
      <w:proofErr w:type="gramStart"/>
      <w:r>
        <w:t>factor</w:t>
      </w:r>
      <w:proofErr w:type="gramEnd"/>
      <w:r>
        <w:t>. Actual energy output depends on hourly or seasonal resource availability and weather patterns. This temporal profile is a direct output of the model.</w:t>
      </w:r>
    </w:p>
    <w:p w14:paraId="6018DE27" w14:textId="5A5A0F5A" w:rsidR="005C3EB8" w:rsidRPr="00CD6ED7" w:rsidRDefault="005C3EB8" w:rsidP="00426AF2">
      <w:pPr>
        <w:pStyle w:val="NRELHead05"/>
      </w:pPr>
      <w:r w:rsidRPr="00CD6ED7">
        <w:t>Electrolyzer Operation</w:t>
      </w:r>
    </w:p>
    <w:p w14:paraId="2AF4BC47" w14:textId="59D06DE9" w:rsidR="005C3EB8" w:rsidRDefault="005C3EB8" w:rsidP="00426AF2">
      <w:pPr>
        <w:pStyle w:val="NRELBodyText"/>
      </w:pPr>
      <w:r>
        <w:t>Electrolyzers operate based on the availability of electricity from renewable sources and grid electricity (if available). Their operational efficiency and capacity determine hydrogen production. The user sets the electrolyzer efficiency as an input.</w:t>
      </w:r>
      <w:r w:rsidRPr="00CD6ED7">
        <w:t xml:space="preserve"> </w:t>
      </w:r>
      <w:r>
        <w:t>This temporal profile for electrolyzer is also a direct output of the model.</w:t>
      </w:r>
    </w:p>
    <w:p w14:paraId="09E7AE5D" w14:textId="0B6B6719" w:rsidR="005C3EB8" w:rsidRPr="00CD6ED7" w:rsidRDefault="005C3EB8" w:rsidP="00426AF2">
      <w:pPr>
        <w:pStyle w:val="NRELHead05"/>
      </w:pPr>
      <w:r w:rsidRPr="00CD6ED7">
        <w:t>Storage Operation</w:t>
      </w:r>
    </w:p>
    <w:p w14:paraId="0A6DE6DF" w14:textId="728CEC97" w:rsidR="005C3EB8" w:rsidRDefault="005C3EB8" w:rsidP="00426AF2">
      <w:pPr>
        <w:pStyle w:val="NRELBodyText"/>
      </w:pPr>
      <w:r>
        <w:t>Storage systems store excess hydrogen and discharge it when required. Their operation depends on the state of charge/discharge as well as technology-specific charge and discharge limitations.</w:t>
      </w:r>
    </w:p>
    <w:p w14:paraId="353EB1F5" w14:textId="415C67BC" w:rsidR="005C3EB8" w:rsidRPr="00CD6ED7" w:rsidRDefault="005C3EB8" w:rsidP="00426AF2">
      <w:pPr>
        <w:pStyle w:val="NRELHead03Numbered"/>
      </w:pPr>
      <w:bookmarkStart w:id="210" w:name="_Toc179465236"/>
      <w:r w:rsidRPr="00CD6ED7">
        <w:t>Levelized Cost of Electricity (LCOE) and Capacity Factors</w:t>
      </w:r>
      <w:bookmarkEnd w:id="210"/>
    </w:p>
    <w:p w14:paraId="413DDFA4" w14:textId="64A5FBD3" w:rsidR="005C3EB8" w:rsidRPr="00CD6ED7" w:rsidRDefault="005C3EB8" w:rsidP="00426AF2">
      <w:pPr>
        <w:pStyle w:val="NRELHead05"/>
      </w:pPr>
      <w:r w:rsidRPr="00CD6ED7">
        <w:t>Levelized Cost of Electricity (LCOE)</w:t>
      </w:r>
    </w:p>
    <w:p w14:paraId="7DB97609" w14:textId="77777777" w:rsidR="005C3EB8" w:rsidRDefault="005C3EB8" w:rsidP="00426AF2">
      <w:pPr>
        <w:pStyle w:val="NRELBodyText"/>
      </w:pPr>
      <w:r>
        <w:t>The Levelized Cost of Electricity (LCOE) represents the cost per unit of electricity generated by renewable sources, considering CAPEX, OPEX, and total electricity production over the analysis year.</w:t>
      </w:r>
    </w:p>
    <w:p w14:paraId="39E2D5C3" w14:textId="18B5C328" w:rsidR="005C3EB8" w:rsidRDefault="00000000" w:rsidP="00426AF2">
      <w:pPr>
        <w:pStyle w:val="NRELBodyText"/>
      </w:pPr>
      <m:oMathPara>
        <m:oMath>
          <m:sSub>
            <m:sSubPr>
              <m:ctrlPr>
                <w:rPr>
                  <w:rFonts w:ascii="Cambria Math" w:hAnsi="Cambria Math"/>
                  <w:i/>
                </w:rPr>
              </m:ctrlPr>
            </m:sSubPr>
            <m:e>
              <m:r>
                <w:rPr>
                  <w:rFonts w:ascii="Cambria Math" w:hAnsi="Cambria Math"/>
                </w:rPr>
                <m:t>LCOE</m:t>
              </m:r>
            </m:e>
            <m:sub>
              <m:r>
                <w:rPr>
                  <w:rFonts w:ascii="Cambria Math" w:hAnsi="Cambria Math"/>
                </w:rPr>
                <m:t>RE</m:t>
              </m:r>
            </m:sub>
          </m:sSub>
          <m:r>
            <w:rPr>
              <w:rFonts w:ascii="Cambria Math" w:hAnsi="Cambria Math"/>
            </w:rPr>
            <m:t>=</m:t>
          </m:r>
          <m:f>
            <m:fPr>
              <m:ctrlPr>
                <w:rPr>
                  <w:rFonts w:ascii="Cambria Math" w:hAnsi="Cambria Math"/>
                  <w:i/>
                </w:rPr>
              </m:ctrlPr>
            </m:fPr>
            <m:num>
              <m:r>
                <w:rPr>
                  <w:rFonts w:ascii="Cambria Math" w:hAnsi="Cambria Math"/>
                </w:rPr>
                <m:t>Total CAPEX+Total OPEX​</m:t>
              </m:r>
            </m:num>
            <m:den>
              <m:r>
                <w:rPr>
                  <w:rFonts w:ascii="Cambria Math" w:hAnsi="Cambria Math"/>
                </w:rPr>
                <m:t>Total RE electricity produced</m:t>
              </m:r>
            </m:den>
          </m:f>
        </m:oMath>
      </m:oMathPara>
    </w:p>
    <w:p w14:paraId="0B39A59F" w14:textId="052FE01F" w:rsidR="005C3EB8" w:rsidRDefault="005C3EB8" w:rsidP="00426AF2">
      <w:pPr>
        <w:pStyle w:val="NRELBodyText"/>
      </w:pPr>
      <w:r>
        <w:t>This metric is useful for comparing the cost-effectiveness of different renewable energy technologies.</w:t>
      </w:r>
    </w:p>
    <w:p w14:paraId="3D938640" w14:textId="50916F27" w:rsidR="005C3EB8" w:rsidRDefault="005C3EB8" w:rsidP="00426AF2">
      <w:pPr>
        <w:pStyle w:val="NRELHead05"/>
      </w:pPr>
      <w:r>
        <w:t>Capacity Factor (CF)</w:t>
      </w:r>
    </w:p>
    <w:p w14:paraId="02555754" w14:textId="101D3F5D" w:rsidR="005C3EB8" w:rsidRDefault="005C3EB8" w:rsidP="00426AF2">
      <w:pPr>
        <w:pStyle w:val="NRELBodyText"/>
      </w:pPr>
      <w:r>
        <w:t>The Capacity Factor measures the actual output of a power generation technology compared to its maximum possible output.</w:t>
      </w:r>
    </w:p>
    <w:p w14:paraId="1F03D2B6" w14:textId="77777777" w:rsidR="005C3EB8" w:rsidRPr="008342C9" w:rsidRDefault="00000000" w:rsidP="00426AF2">
      <w:pPr>
        <w:pStyle w:val="NRELBodyText"/>
      </w:pPr>
      <m:oMathPara>
        <m:oMath>
          <m:sSub>
            <m:sSubPr>
              <m:ctrlPr>
                <w:rPr>
                  <w:rFonts w:ascii="Cambria Math" w:hAnsi="Cambria Math"/>
                  <w:i/>
                </w:rPr>
              </m:ctrlPr>
            </m:sSubPr>
            <m:e>
              <m:r>
                <w:rPr>
                  <w:rFonts w:ascii="Cambria Math" w:hAnsi="Cambria Math"/>
                </w:rPr>
                <m:t>CF</m:t>
              </m:r>
            </m:e>
            <m:sub>
              <m:r>
                <w:rPr>
                  <w:rFonts w:ascii="Cambria Math" w:hAnsi="Cambria Math"/>
                </w:rPr>
                <m:t>RE</m:t>
              </m:r>
            </m:sub>
          </m:sSub>
          <m:r>
            <w:rPr>
              <w:rFonts w:ascii="Cambria Math" w:hAnsi="Cambria Math"/>
            </w:rPr>
            <m:t>=</m:t>
          </m:r>
          <m:f>
            <m:fPr>
              <m:ctrlPr>
                <w:rPr>
                  <w:rFonts w:ascii="Cambria Math" w:hAnsi="Cambria Math"/>
                  <w:i/>
                </w:rPr>
              </m:ctrlPr>
            </m:fPr>
            <m:num>
              <m:r>
                <w:rPr>
                  <w:rFonts w:ascii="Cambria Math" w:hAnsi="Cambria Math"/>
                </w:rPr>
                <m:t xml:space="preserve">Total RE electricity produced </m:t>
              </m:r>
            </m:num>
            <m:den>
              <m:r>
                <w:rPr>
                  <w:rFonts w:ascii="Cambria Math" w:hAnsi="Cambria Math"/>
                </w:rPr>
                <m:t>Installed Capacity×8760</m:t>
              </m:r>
            </m:den>
          </m:f>
        </m:oMath>
      </m:oMathPara>
    </w:p>
    <w:p w14:paraId="70B75580" w14:textId="77777777" w:rsidR="005C3EB8" w:rsidRDefault="00000000" w:rsidP="00426AF2">
      <w:pPr>
        <w:pStyle w:val="NRELBodyText"/>
      </w:pPr>
      <m:oMathPara>
        <m:oMath>
          <m:sSub>
            <m:sSubPr>
              <m:ctrlPr>
                <w:rPr>
                  <w:rFonts w:ascii="Cambria Math" w:hAnsi="Cambria Math"/>
                  <w:i/>
                </w:rPr>
              </m:ctrlPr>
            </m:sSubPr>
            <m:e>
              <m:r>
                <w:rPr>
                  <w:rFonts w:ascii="Cambria Math" w:hAnsi="Cambria Math"/>
                </w:rPr>
                <m:t>CF</m:t>
              </m:r>
            </m:e>
            <m:sub>
              <m:r>
                <w:rPr>
                  <w:rFonts w:ascii="Cambria Math" w:hAnsi="Cambria Math"/>
                </w:rPr>
                <m:t>electrolyzer</m:t>
              </m:r>
            </m:sub>
          </m:sSub>
          <m:r>
            <w:rPr>
              <w:rFonts w:ascii="Cambria Math" w:hAnsi="Cambria Math"/>
            </w:rPr>
            <m:t>=</m:t>
          </m:r>
          <m:f>
            <m:fPr>
              <m:ctrlPr>
                <w:rPr>
                  <w:rFonts w:ascii="Cambria Math" w:hAnsi="Cambria Math"/>
                  <w:i/>
                </w:rPr>
              </m:ctrlPr>
            </m:fPr>
            <m:num>
              <m:r>
                <w:rPr>
                  <w:rFonts w:ascii="Cambria Math" w:hAnsi="Cambria Math"/>
                </w:rPr>
                <m:t xml:space="preserve">Total RE electricity consumed </m:t>
              </m:r>
            </m:num>
            <m:den>
              <m:r>
                <w:rPr>
                  <w:rFonts w:ascii="Cambria Math" w:hAnsi="Cambria Math"/>
                </w:rPr>
                <m:t>Installed Electrolyzer Capacity×8760</m:t>
              </m:r>
            </m:den>
          </m:f>
        </m:oMath>
      </m:oMathPara>
    </w:p>
    <w:p w14:paraId="00372B63" w14:textId="77777777" w:rsidR="005C3EB8" w:rsidRDefault="005C3EB8" w:rsidP="00426AF2">
      <w:pPr>
        <w:pStyle w:val="NRELBodyText"/>
      </w:pPr>
      <w:r>
        <w:lastRenderedPageBreak/>
        <w:t>Capacity factors help in assessing the utilization of installed capacity and optimizing system performance.</w:t>
      </w:r>
    </w:p>
    <w:p w14:paraId="42219745" w14:textId="77777777" w:rsidR="00914AF3" w:rsidRDefault="0099253E" w:rsidP="00A179C5">
      <w:pPr>
        <w:pStyle w:val="NRELHead01"/>
      </w:pPr>
      <w:r>
        <w:br w:type="page"/>
      </w:r>
      <w:bookmarkStart w:id="211" w:name="_Toc314823692"/>
      <w:bookmarkStart w:id="212" w:name="_Toc352071762"/>
      <w:bookmarkStart w:id="213" w:name="_Toc179465237"/>
      <w:r w:rsidR="00914AF3">
        <w:lastRenderedPageBreak/>
        <w:t>Glossary</w:t>
      </w:r>
      <w:bookmarkEnd w:id="211"/>
      <w:bookmarkEnd w:id="212"/>
      <w:bookmarkEnd w:id="213"/>
    </w:p>
    <w:tbl>
      <w:tblPr>
        <w:tblW w:w="0" w:type="auto"/>
        <w:tblLook w:val="04A0" w:firstRow="1" w:lastRow="0" w:firstColumn="1" w:lastColumn="0" w:noHBand="0" w:noVBand="1"/>
      </w:tblPr>
      <w:tblGrid>
        <w:gridCol w:w="2265"/>
        <w:gridCol w:w="7095"/>
      </w:tblGrid>
      <w:tr w:rsidR="002D7F26" w14:paraId="6DBFB3CD" w14:textId="77777777" w:rsidTr="002D7F26">
        <w:trPr>
          <w:cantSplit/>
          <w:trHeight w:val="504"/>
          <w:tblHeader/>
        </w:trPr>
        <w:tc>
          <w:tcPr>
            <w:tcW w:w="2268" w:type="dxa"/>
          </w:tcPr>
          <w:p w14:paraId="1DB519C5" w14:textId="77777777" w:rsidR="002D7F26" w:rsidRDefault="002D7F26" w:rsidP="002D7F26">
            <w:pPr>
              <w:pStyle w:val="NRELGlossaryHead"/>
            </w:pPr>
            <w:r>
              <w:t>Term</w:t>
            </w:r>
          </w:p>
        </w:tc>
        <w:tc>
          <w:tcPr>
            <w:tcW w:w="7110" w:type="dxa"/>
          </w:tcPr>
          <w:p w14:paraId="47AA5D07" w14:textId="77777777" w:rsidR="002D7F26" w:rsidRDefault="002D7F26" w:rsidP="002D7F26">
            <w:pPr>
              <w:pStyle w:val="NRELGlossaryHead"/>
            </w:pPr>
            <w:r>
              <w:t>Definition</w:t>
            </w:r>
          </w:p>
        </w:tc>
      </w:tr>
      <w:tr w:rsidR="00914AF3" w14:paraId="244F946D" w14:textId="77777777" w:rsidTr="00C874E5">
        <w:trPr>
          <w:trHeight w:val="504"/>
        </w:trPr>
        <w:tc>
          <w:tcPr>
            <w:tcW w:w="2268" w:type="dxa"/>
          </w:tcPr>
          <w:p w14:paraId="6E61ACA4" w14:textId="77777777" w:rsidR="00914AF3" w:rsidRDefault="00037AF2" w:rsidP="002D7F26">
            <w:pPr>
              <w:pStyle w:val="NRELBodyText"/>
            </w:pPr>
            <w:r>
              <w:t>First term</w:t>
            </w:r>
          </w:p>
        </w:tc>
        <w:tc>
          <w:tcPr>
            <w:tcW w:w="7110" w:type="dxa"/>
          </w:tcPr>
          <w:p w14:paraId="34290272" w14:textId="77777777" w:rsidR="00914AF3" w:rsidRDefault="00037AF2" w:rsidP="002D7F26">
            <w:pPr>
              <w:pStyle w:val="NRELBodyText"/>
            </w:pPr>
            <w:r>
              <w:t xml:space="preserve">Definition of term. 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tc>
      </w:tr>
      <w:tr w:rsidR="00037AF2" w14:paraId="3FAA3980" w14:textId="77777777" w:rsidTr="00C874E5">
        <w:trPr>
          <w:trHeight w:val="504"/>
        </w:trPr>
        <w:tc>
          <w:tcPr>
            <w:tcW w:w="2268" w:type="dxa"/>
          </w:tcPr>
          <w:p w14:paraId="1BFDD83E" w14:textId="77777777" w:rsidR="00037AF2" w:rsidRDefault="00037AF2" w:rsidP="002D7F26">
            <w:pPr>
              <w:pStyle w:val="NRELBodyText"/>
            </w:pPr>
            <w:r>
              <w:t>Second term</w:t>
            </w:r>
          </w:p>
        </w:tc>
        <w:tc>
          <w:tcPr>
            <w:tcW w:w="7110" w:type="dxa"/>
          </w:tcPr>
          <w:p w14:paraId="745D704D" w14:textId="77777777" w:rsidR="00037AF2" w:rsidRDefault="00037AF2" w:rsidP="002D7F26">
            <w:pPr>
              <w:pStyle w:val="NRELBodyText"/>
            </w:pPr>
            <w:r>
              <w:t xml:space="preserve">Definition of term. 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tc>
      </w:tr>
      <w:tr w:rsidR="00037AF2" w14:paraId="5FE8886F" w14:textId="77777777" w:rsidTr="00C874E5">
        <w:trPr>
          <w:trHeight w:val="504"/>
        </w:trPr>
        <w:tc>
          <w:tcPr>
            <w:tcW w:w="2268" w:type="dxa"/>
          </w:tcPr>
          <w:p w14:paraId="006CC356" w14:textId="77777777" w:rsidR="00037AF2" w:rsidRDefault="00037AF2" w:rsidP="002D7F26">
            <w:pPr>
              <w:pStyle w:val="NRELBodyText"/>
            </w:pPr>
            <w:r>
              <w:t>Third term</w:t>
            </w:r>
          </w:p>
        </w:tc>
        <w:tc>
          <w:tcPr>
            <w:tcW w:w="7110" w:type="dxa"/>
          </w:tcPr>
          <w:p w14:paraId="678E79EE" w14:textId="77777777" w:rsidR="00037AF2" w:rsidRDefault="00037AF2" w:rsidP="002D7F26">
            <w:pPr>
              <w:pStyle w:val="NRELBodyText"/>
            </w:pPr>
            <w:r>
              <w:t xml:space="preserve">Definition of term. Body text is </w:t>
            </w:r>
            <w:r w:rsidR="007A668B">
              <w:t>Times New Roman</w:t>
            </w:r>
            <w:r>
              <w:t xml:space="preserve"> 12. Enter body text. 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r w:rsidRPr="00FB4855">
              <w:t xml:space="preserve"> </w:t>
            </w:r>
            <w:r>
              <w:t>Enter body text.</w:t>
            </w:r>
          </w:p>
        </w:tc>
      </w:tr>
    </w:tbl>
    <w:p w14:paraId="76C701FB" w14:textId="77777777" w:rsidR="004E042E" w:rsidRPr="004E042E" w:rsidRDefault="004E042E" w:rsidP="00A179C5">
      <w:pPr>
        <w:pStyle w:val="NRELHead01"/>
      </w:pPr>
      <w:r>
        <w:br w:type="page"/>
      </w:r>
      <w:bookmarkStart w:id="214" w:name="_Toc314823693"/>
      <w:bookmarkStart w:id="215" w:name="_Toc352071763"/>
      <w:bookmarkStart w:id="216" w:name="_Toc179465238"/>
      <w:r w:rsidRPr="004E042E">
        <w:lastRenderedPageBreak/>
        <w:t>References</w:t>
      </w:r>
      <w:bookmarkEnd w:id="214"/>
      <w:bookmarkEnd w:id="215"/>
      <w:bookmarkEnd w:id="216"/>
      <w:r w:rsidRPr="004E042E">
        <w:t xml:space="preserve"> </w:t>
      </w:r>
    </w:p>
    <w:p w14:paraId="4BA3FD75" w14:textId="77777777" w:rsidR="009A3D7D" w:rsidRDefault="009A3D7D" w:rsidP="002225C5">
      <w:pPr>
        <w:pStyle w:val="NRELReference"/>
      </w:pPr>
      <w:proofErr w:type="spellStart"/>
      <w:r>
        <w:t>Bodini</w:t>
      </w:r>
      <w:proofErr w:type="spellEnd"/>
      <w:r>
        <w:t xml:space="preserve">, Nicola, Dino </w:t>
      </w:r>
      <w:proofErr w:type="spellStart"/>
      <w:r>
        <w:t>Zardi</w:t>
      </w:r>
      <w:proofErr w:type="spellEnd"/>
      <w:r>
        <w:t>, and Julie K. Lundquist. 2017. “</w:t>
      </w:r>
      <w:r w:rsidRPr="009A3D7D">
        <w:t>Three-</w:t>
      </w:r>
      <w:r>
        <w:t>Dimensional S</w:t>
      </w:r>
      <w:r w:rsidRPr="009A3D7D">
        <w:t xml:space="preserve">tructure of </w:t>
      </w:r>
      <w:r>
        <w:t>W</w:t>
      </w:r>
      <w:r w:rsidRPr="009A3D7D">
        <w:t xml:space="preserve">ind </w:t>
      </w:r>
      <w:r>
        <w:t>T</w:t>
      </w:r>
      <w:r w:rsidRPr="009A3D7D">
        <w:t xml:space="preserve">urbine </w:t>
      </w:r>
      <w:r>
        <w:t>W</w:t>
      </w:r>
      <w:r w:rsidRPr="009A3D7D">
        <w:t xml:space="preserve">akes as </w:t>
      </w:r>
      <w:r>
        <w:t>M</w:t>
      </w:r>
      <w:r w:rsidRPr="009A3D7D">
        <w:t xml:space="preserve">easured by </w:t>
      </w:r>
      <w:r>
        <w:t>S</w:t>
      </w:r>
      <w:r w:rsidRPr="009A3D7D">
        <w:t xml:space="preserve">canning </w:t>
      </w:r>
      <w:r>
        <w:t>L</w:t>
      </w:r>
      <w:r w:rsidRPr="009A3D7D">
        <w:t>idar</w:t>
      </w:r>
      <w:r>
        <w:t xml:space="preserve">.” </w:t>
      </w:r>
      <w:r w:rsidRPr="009A3D7D">
        <w:rPr>
          <w:i/>
        </w:rPr>
        <w:t>Atmospheric Measurement Techniques</w:t>
      </w:r>
      <w:r>
        <w:t xml:space="preserve"> 10</w:t>
      </w:r>
      <w:r w:rsidR="0067223E">
        <w:t xml:space="preserve"> (8)</w:t>
      </w:r>
      <w:r>
        <w:t xml:space="preserve">: 2881–2896. </w:t>
      </w:r>
      <w:hyperlink r:id="rId24" w:history="1">
        <w:r w:rsidR="008356A4" w:rsidRPr="003E50A9">
          <w:rPr>
            <w:rStyle w:val="Hyperlink"/>
          </w:rPr>
          <w:t>https://doi.org/10.5194/amt-10-2881-2017</w:t>
        </w:r>
      </w:hyperlink>
      <w:r>
        <w:t>.</w:t>
      </w:r>
    </w:p>
    <w:p w14:paraId="6D3F5455" w14:textId="77777777" w:rsidR="008356A4" w:rsidRDefault="008356A4" w:rsidP="002225C5">
      <w:pPr>
        <w:pStyle w:val="NRELReference"/>
      </w:pPr>
      <w:r>
        <w:t>Zhu, Lei, Jacob Holden, Eric Wood, and Jeffrey Gender. 2017. “</w:t>
      </w:r>
      <w:r w:rsidRPr="008356A4">
        <w:t xml:space="preserve">Green </w:t>
      </w:r>
      <w:r>
        <w:t>R</w:t>
      </w:r>
      <w:r w:rsidRPr="008356A4">
        <w:t xml:space="preserve">outing </w:t>
      </w:r>
      <w:r>
        <w:t>F</w:t>
      </w:r>
      <w:r w:rsidRPr="008356A4">
        <w:t xml:space="preserve">uel </w:t>
      </w:r>
      <w:r>
        <w:t>S</w:t>
      </w:r>
      <w:r w:rsidRPr="008356A4">
        <w:t xml:space="preserve">aving </w:t>
      </w:r>
      <w:r>
        <w:t>O</w:t>
      </w:r>
      <w:r w:rsidRPr="008356A4">
        <w:t xml:space="preserve">pportunity </w:t>
      </w:r>
      <w:r>
        <w:t>A</w:t>
      </w:r>
      <w:r w:rsidRPr="008356A4">
        <w:t xml:space="preserve">ssessment: A </w:t>
      </w:r>
      <w:r>
        <w:t>C</w:t>
      </w:r>
      <w:r w:rsidRPr="008356A4">
        <w:t xml:space="preserve">ase </w:t>
      </w:r>
      <w:r>
        <w:t>S</w:t>
      </w:r>
      <w:r w:rsidRPr="008356A4">
        <w:t xml:space="preserve">tudy </w:t>
      </w:r>
      <w:r>
        <w:t>U</w:t>
      </w:r>
      <w:r w:rsidRPr="008356A4">
        <w:t xml:space="preserve">sing </w:t>
      </w:r>
      <w:r>
        <w:t>L</w:t>
      </w:r>
      <w:r w:rsidRPr="008356A4">
        <w:t>arge-</w:t>
      </w:r>
      <w:r>
        <w:t>S</w:t>
      </w:r>
      <w:r w:rsidRPr="008356A4">
        <w:t xml:space="preserve">cale </w:t>
      </w:r>
      <w:r>
        <w:t>R</w:t>
      </w:r>
      <w:r w:rsidRPr="008356A4">
        <w:t>eal-</w:t>
      </w:r>
      <w:r>
        <w:t>W</w:t>
      </w:r>
      <w:r w:rsidRPr="008356A4">
        <w:t xml:space="preserve">orld </w:t>
      </w:r>
      <w:r>
        <w:t>T</w:t>
      </w:r>
      <w:r w:rsidRPr="008356A4">
        <w:t xml:space="preserve">ravel </w:t>
      </w:r>
      <w:r>
        <w:t>D</w:t>
      </w:r>
      <w:r w:rsidRPr="008356A4">
        <w:t>ata</w:t>
      </w:r>
      <w:r>
        <w:t xml:space="preserve">.” Presented at the </w:t>
      </w:r>
      <w:r w:rsidRPr="008356A4">
        <w:t>2017 IEEE Intelligent Vehicles Symposium (IV), Los Angeles, California</w:t>
      </w:r>
      <w:r>
        <w:t xml:space="preserve">, June </w:t>
      </w:r>
      <w:r w:rsidRPr="008356A4">
        <w:t>11</w:t>
      </w:r>
      <w:r w:rsidR="00891C13">
        <w:t>–</w:t>
      </w:r>
      <w:r w:rsidRPr="008356A4">
        <w:t>14</w:t>
      </w:r>
      <w:r>
        <w:t>.</w:t>
      </w:r>
      <w:r w:rsidR="00CD0D3D">
        <w:t xml:space="preserve"> </w:t>
      </w:r>
      <w:hyperlink r:id="rId25" w:history="1">
        <w:r w:rsidR="00CD0D3D" w:rsidRPr="003E50A9">
          <w:rPr>
            <w:rStyle w:val="Hyperlink"/>
          </w:rPr>
          <w:t>https://doi.org/10.1109/IVS.2017.7995882</w:t>
        </w:r>
      </w:hyperlink>
      <w:r w:rsidR="00CD0D3D">
        <w:t xml:space="preserve">. </w:t>
      </w:r>
    </w:p>
    <w:p w14:paraId="6600AF7C" w14:textId="77777777" w:rsidR="00343D62" w:rsidRDefault="00914AF3" w:rsidP="009C35D3">
      <w:pPr>
        <w:pStyle w:val="NRELHead01"/>
        <w:sectPr w:rsidR="00343D62" w:rsidSect="00E15EFA">
          <w:type w:val="continuous"/>
          <w:pgSz w:w="12240" w:h="15840" w:code="181"/>
          <w:pgMar w:top="1440" w:right="1440" w:bottom="1440" w:left="1440" w:header="720" w:footer="432" w:gutter="0"/>
          <w:pgNumType w:start="1"/>
          <w:cols w:space="720"/>
          <w:docGrid w:linePitch="326"/>
        </w:sectPr>
      </w:pPr>
      <w:r>
        <w:br w:type="page"/>
      </w:r>
    </w:p>
    <w:p w14:paraId="3099CC65" w14:textId="20F4FD56" w:rsidR="00214C8C" w:rsidRDefault="00214C8C" w:rsidP="009C35D3">
      <w:pPr>
        <w:pStyle w:val="NRELHead01"/>
      </w:pPr>
      <w:bookmarkStart w:id="217" w:name="_Toc179465239"/>
      <w:r>
        <w:lastRenderedPageBreak/>
        <w:t xml:space="preserve">Appendix </w:t>
      </w:r>
      <w:r w:rsidR="00BF260C">
        <w:t>A: HYPSTAT Optimization Formulation</w:t>
      </w:r>
      <w:bookmarkEnd w:id="217"/>
    </w:p>
    <w:bookmarkEnd w:id="0"/>
    <w:bookmarkEnd w:id="1"/>
    <w:bookmarkEnd w:id="2"/>
    <w:bookmarkEnd w:id="3"/>
    <w:bookmarkEnd w:id="4"/>
    <w:bookmarkEnd w:id="5"/>
    <w:bookmarkEnd w:id="6"/>
    <w:bookmarkEnd w:id="7"/>
    <w:bookmarkEnd w:id="8"/>
    <w:bookmarkEnd w:id="9"/>
    <w:p w14:paraId="174301C1" w14:textId="7E75ACC7" w:rsidR="003B4B2E" w:rsidRDefault="00343D62" w:rsidP="00343D62">
      <w:pPr>
        <w:pStyle w:val="NRELBodyText"/>
      </w:pPr>
      <w:r>
        <w:t>This appendix describes the detailed formulation of the optimization problem that HYPSTAT designs and solves to determine optimal hydrogen system design and operation.</w:t>
      </w:r>
    </w:p>
    <w:p w14:paraId="344895BD" w14:textId="6AEFDF53" w:rsidR="00343D62" w:rsidRPr="00B36AFF" w:rsidRDefault="00343D62" w:rsidP="00343D62">
      <w:pPr>
        <w:pStyle w:val="NRELHead02Appendix"/>
      </w:pPr>
      <w:r>
        <w:t>Index Sets</w:t>
      </w:r>
    </w:p>
    <w:tbl>
      <w:tblPr>
        <w:tblStyle w:val="TableGrid"/>
        <w:tblW w:w="0" w:type="auto"/>
        <w:tblLook w:val="04A0" w:firstRow="1" w:lastRow="0" w:firstColumn="1" w:lastColumn="0" w:noHBand="0" w:noVBand="1"/>
      </w:tblPr>
      <w:tblGrid>
        <w:gridCol w:w="816"/>
        <w:gridCol w:w="2064"/>
        <w:gridCol w:w="4413"/>
        <w:gridCol w:w="5657"/>
      </w:tblGrid>
      <w:tr w:rsidR="00343D62" w14:paraId="2A871830" w14:textId="77777777" w:rsidTr="000476C5">
        <w:tc>
          <w:tcPr>
            <w:tcW w:w="0" w:type="auto"/>
          </w:tcPr>
          <w:p w14:paraId="5FA54C13" w14:textId="77777777" w:rsidR="00343D62" w:rsidRPr="00A54181" w:rsidRDefault="00343D62" w:rsidP="000476C5">
            <w:pPr>
              <w:rPr>
                <w:b/>
                <w:bCs/>
              </w:rPr>
            </w:pPr>
            <w:r>
              <w:rPr>
                <w:b/>
                <w:bCs/>
              </w:rPr>
              <w:t>Name</w:t>
            </w:r>
          </w:p>
        </w:tc>
        <w:tc>
          <w:tcPr>
            <w:tcW w:w="0" w:type="auto"/>
          </w:tcPr>
          <w:p w14:paraId="63645BA1" w14:textId="77777777" w:rsidR="00343D62" w:rsidRPr="00A54181" w:rsidRDefault="00343D62" w:rsidP="000476C5">
            <w:pPr>
              <w:rPr>
                <w:b/>
                <w:bCs/>
              </w:rPr>
            </w:pPr>
            <w:r>
              <w:rPr>
                <w:b/>
                <w:bCs/>
              </w:rPr>
              <w:t>Name in code</w:t>
            </w:r>
          </w:p>
        </w:tc>
        <w:tc>
          <w:tcPr>
            <w:tcW w:w="0" w:type="auto"/>
          </w:tcPr>
          <w:p w14:paraId="1C1C0A74" w14:textId="77777777" w:rsidR="00343D62" w:rsidRPr="00A54181" w:rsidRDefault="00343D62" w:rsidP="000476C5">
            <w:pPr>
              <w:rPr>
                <w:b/>
                <w:bCs/>
              </w:rPr>
            </w:pPr>
            <w:r>
              <w:rPr>
                <w:b/>
                <w:bCs/>
              </w:rPr>
              <w:t>Description</w:t>
            </w:r>
          </w:p>
        </w:tc>
        <w:tc>
          <w:tcPr>
            <w:tcW w:w="0" w:type="auto"/>
          </w:tcPr>
          <w:p w14:paraId="7AC9CB3F" w14:textId="77777777" w:rsidR="00343D62" w:rsidRPr="00A54181" w:rsidRDefault="00343D62" w:rsidP="000476C5">
            <w:pPr>
              <w:rPr>
                <w:b/>
                <w:bCs/>
              </w:rPr>
            </w:pPr>
            <w:r>
              <w:rPr>
                <w:b/>
                <w:bCs/>
              </w:rPr>
              <w:t>Potential Values</w:t>
            </w:r>
          </w:p>
        </w:tc>
      </w:tr>
      <w:tr w:rsidR="00343D62" w14:paraId="530BDF03" w14:textId="77777777" w:rsidTr="000476C5">
        <w:tc>
          <w:tcPr>
            <w:tcW w:w="0" w:type="auto"/>
          </w:tcPr>
          <w:p w14:paraId="1BB7BD49" w14:textId="77777777" w:rsidR="00343D62" w:rsidRDefault="00343D62" w:rsidP="000476C5">
            <m:oMathPara>
              <m:oMath>
                <m:r>
                  <m:rPr>
                    <m:sty m:val="p"/>
                  </m:rPr>
                  <w:rPr>
                    <w:rFonts w:ascii="Cambria Math" w:hAnsi="Cambria Math"/>
                  </w:rPr>
                  <m:t>t</m:t>
                </m:r>
              </m:oMath>
            </m:oMathPara>
          </w:p>
        </w:tc>
        <w:tc>
          <w:tcPr>
            <w:tcW w:w="0" w:type="auto"/>
          </w:tcPr>
          <w:p w14:paraId="72E556CF"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m.T</w:t>
            </w:r>
            <w:proofErr w:type="spellEnd"/>
          </w:p>
        </w:tc>
        <w:tc>
          <w:tcPr>
            <w:tcW w:w="0" w:type="auto"/>
          </w:tcPr>
          <w:p w14:paraId="6340335D" w14:textId="77777777" w:rsidR="00343D62" w:rsidRDefault="00343D62" w:rsidP="000476C5">
            <w:r>
              <w:t>Time periods of the year for which system dynamics are modeled.</w:t>
            </w:r>
          </w:p>
        </w:tc>
        <w:tc>
          <w:tcPr>
            <w:tcW w:w="0" w:type="auto"/>
          </w:tcPr>
          <w:p w14:paraId="30FF73D7" w14:textId="77777777" w:rsidR="00343D62" w:rsidRDefault="00343D62" w:rsidP="000476C5">
            <w:r>
              <w:t>Each hour, 2-hr period, day, etc. of the year.</w:t>
            </w:r>
          </w:p>
        </w:tc>
      </w:tr>
      <w:tr w:rsidR="00343D62" w14:paraId="417CB077" w14:textId="77777777" w:rsidTr="000476C5">
        <w:tc>
          <w:tcPr>
            <w:tcW w:w="0" w:type="auto"/>
          </w:tcPr>
          <w:p w14:paraId="0977631D" w14:textId="77777777" w:rsidR="00343D62" w:rsidRDefault="00343D62" w:rsidP="000476C5">
            <m:oMathPara>
              <m:oMath>
                <m:r>
                  <m:rPr>
                    <m:sty m:val="p"/>
                  </m:rPr>
                  <w:rPr>
                    <w:rFonts w:ascii="Cambria Math" w:hAnsi="Cambria Math"/>
                  </w:rPr>
                  <m:t>N</m:t>
                </m:r>
              </m:oMath>
            </m:oMathPara>
          </w:p>
        </w:tc>
        <w:tc>
          <w:tcPr>
            <w:tcW w:w="0" w:type="auto"/>
          </w:tcPr>
          <w:p w14:paraId="44220E07" w14:textId="77777777" w:rsidR="00343D62" w:rsidRPr="00083EEF" w:rsidRDefault="00343D62" w:rsidP="000476C5">
            <w:pPr>
              <w:jc w:val="center"/>
              <w:rPr>
                <w:rFonts w:ascii="Consolas" w:hAnsi="Consolas"/>
              </w:rPr>
            </w:pPr>
            <w:proofErr w:type="spellStart"/>
            <w:r w:rsidRPr="00083EEF">
              <w:rPr>
                <w:rFonts w:ascii="Consolas" w:hAnsi="Consolas" w:cs="Courier New"/>
              </w:rPr>
              <w:t>m.Zones</w:t>
            </w:r>
            <w:proofErr w:type="spellEnd"/>
          </w:p>
        </w:tc>
        <w:tc>
          <w:tcPr>
            <w:tcW w:w="0" w:type="auto"/>
          </w:tcPr>
          <w:p w14:paraId="6980E8C0" w14:textId="77777777" w:rsidR="00343D62" w:rsidRDefault="00343D62" w:rsidP="000476C5">
            <w:r>
              <w:t>The set of nodes for the system to model.</w:t>
            </w:r>
          </w:p>
        </w:tc>
        <w:tc>
          <w:tcPr>
            <w:tcW w:w="0" w:type="auto"/>
          </w:tcPr>
          <w:p w14:paraId="116DEF29" w14:textId="77777777" w:rsidR="00343D62" w:rsidRDefault="00343D62" w:rsidP="000476C5">
            <w:r>
              <w:t xml:space="preserve">Arbitrary objects. We recommend string names, e.g., alphabetic </w:t>
            </w:r>
            <w:proofErr w:type="gramStart"/>
            <w:r>
              <w:t>qualifiers: ‘</w:t>
            </w:r>
            <w:proofErr w:type="gramEnd"/>
            <w:r>
              <w:t>A’, ‘B’, ‘C’, etc.</w:t>
            </w:r>
          </w:p>
        </w:tc>
      </w:tr>
      <w:tr w:rsidR="00343D62" w14:paraId="605C2597" w14:textId="77777777" w:rsidTr="000476C5">
        <w:tc>
          <w:tcPr>
            <w:tcW w:w="0" w:type="auto"/>
          </w:tcPr>
          <w:p w14:paraId="678AA463" w14:textId="77777777" w:rsidR="00343D62" w:rsidRDefault="00343D62" w:rsidP="000476C5">
            <m:oMathPara>
              <m:oMath>
                <m:r>
                  <m:rPr>
                    <m:sty m:val="p"/>
                  </m:rPr>
                  <w:rPr>
                    <w:rFonts w:ascii="Cambria Math" w:hAnsi="Cambria Math"/>
                  </w:rPr>
                  <m:t>L</m:t>
                </m:r>
              </m:oMath>
            </m:oMathPara>
          </w:p>
        </w:tc>
        <w:tc>
          <w:tcPr>
            <w:tcW w:w="0" w:type="auto"/>
          </w:tcPr>
          <w:p w14:paraId="4CD15E07" w14:textId="77777777" w:rsidR="00343D62" w:rsidRPr="00083EEF" w:rsidRDefault="00343D62" w:rsidP="000476C5">
            <w:pPr>
              <w:jc w:val="center"/>
              <w:rPr>
                <w:rFonts w:ascii="Consolas" w:hAnsi="Consolas"/>
              </w:rPr>
            </w:pPr>
            <w:proofErr w:type="spellStart"/>
            <w:r w:rsidRPr="00083EEF">
              <w:rPr>
                <w:rFonts w:ascii="Consolas" w:hAnsi="Consolas" w:cs="Courier New"/>
              </w:rPr>
              <w:t>m.Links</w:t>
            </w:r>
            <w:proofErr w:type="spellEnd"/>
          </w:p>
        </w:tc>
        <w:tc>
          <w:tcPr>
            <w:tcW w:w="0" w:type="auto"/>
          </w:tcPr>
          <w:p w14:paraId="17111A3F" w14:textId="77777777" w:rsidR="00343D62" w:rsidRDefault="00343D62" w:rsidP="000476C5">
            <w:r>
              <w:t>The set of potential transmission links between nodes. Note that they are inherently bi-directional.</w:t>
            </w:r>
          </w:p>
        </w:tc>
        <w:tc>
          <w:tcPr>
            <w:tcW w:w="0" w:type="auto"/>
          </w:tcPr>
          <w:p w14:paraId="0628A55A" w14:textId="77777777" w:rsidR="00343D62" w:rsidRDefault="00343D62" w:rsidP="000476C5">
            <w:r>
              <w:t xml:space="preserve">String names that note which nodes the link goes between with the phrase </w:t>
            </w:r>
            <w:proofErr w:type="gramStart"/>
            <w:r>
              <w:t>‘ to</w:t>
            </w:r>
            <w:proofErr w:type="gramEnd"/>
            <w:r>
              <w:t xml:space="preserve"> ‘. E.g</w:t>
            </w:r>
            <w:proofErr w:type="gramStart"/>
            <w:r>
              <w:t>., ‘</w:t>
            </w:r>
            <w:proofErr w:type="gramEnd"/>
            <w:r>
              <w:t xml:space="preserve">A to B’. Note that they are inherently bi-directional, so if ‘A to B’ </w:t>
            </w:r>
            <w:proofErr w:type="gramStart"/>
            <w:r>
              <w:t>is  a</w:t>
            </w:r>
            <w:proofErr w:type="gramEnd"/>
            <w:r>
              <w:t xml:space="preserve"> </w:t>
            </w:r>
            <w:proofErr w:type="gramStart"/>
            <w:r>
              <w:t>node, ‘</w:t>
            </w:r>
            <w:proofErr w:type="gramEnd"/>
            <w:r>
              <w:t>B to A’ does not need to be in the set.</w:t>
            </w:r>
          </w:p>
        </w:tc>
      </w:tr>
      <w:tr w:rsidR="00343D62" w14:paraId="227C6639" w14:textId="77777777" w:rsidTr="000476C5">
        <w:tc>
          <w:tcPr>
            <w:tcW w:w="0" w:type="auto"/>
          </w:tcPr>
          <w:p w14:paraId="4A1AFF07" w14:textId="77777777" w:rsidR="00343D62" w:rsidRDefault="00343D62" w:rsidP="000476C5">
            <m:oMathPara>
              <m:oMath>
                <m:r>
                  <m:rPr>
                    <m:sty m:val="p"/>
                  </m:rPr>
                  <w:rPr>
                    <w:rFonts w:ascii="Cambria Math" w:hAnsi="Cambria Math"/>
                  </w:rPr>
                  <m:t>G</m:t>
                </m:r>
              </m:oMath>
            </m:oMathPara>
          </w:p>
        </w:tc>
        <w:tc>
          <w:tcPr>
            <w:tcW w:w="0" w:type="auto"/>
          </w:tcPr>
          <w:p w14:paraId="08B67BF9" w14:textId="77777777" w:rsidR="00343D62" w:rsidRPr="00083EEF" w:rsidRDefault="00343D62" w:rsidP="000476C5">
            <w:pPr>
              <w:jc w:val="center"/>
              <w:rPr>
                <w:rFonts w:ascii="Consolas" w:hAnsi="Consolas"/>
              </w:rPr>
            </w:pPr>
            <w:proofErr w:type="spellStart"/>
            <w:r w:rsidRPr="00083EEF">
              <w:rPr>
                <w:rFonts w:ascii="Consolas" w:hAnsi="Consolas" w:cs="Courier New"/>
              </w:rPr>
              <w:t>m.Gen_Techs</w:t>
            </w:r>
            <w:proofErr w:type="spellEnd"/>
          </w:p>
        </w:tc>
        <w:tc>
          <w:tcPr>
            <w:tcW w:w="0" w:type="auto"/>
          </w:tcPr>
          <w:p w14:paraId="5BBEBD6C" w14:textId="77777777" w:rsidR="00343D62" w:rsidRDefault="00343D62" w:rsidP="000476C5">
            <w:r>
              <w:t>Generation technologies which the model can use to generate (or purchase) electricity to produce hydrogen.</w:t>
            </w:r>
          </w:p>
        </w:tc>
        <w:tc>
          <w:tcPr>
            <w:tcW w:w="0" w:type="auto"/>
          </w:tcPr>
          <w:p w14:paraId="3F75BA64" w14:textId="77777777" w:rsidR="00343D62" w:rsidRDefault="00343D62" w:rsidP="000476C5">
            <w:r>
              <w:t>Arbitrary objects. We recommend string names without spaces, e.g</w:t>
            </w:r>
            <w:proofErr w:type="gramStart"/>
            <w:r>
              <w:t>., ‘</w:t>
            </w:r>
            <w:proofErr w:type="spellStart"/>
            <w:proofErr w:type="gramEnd"/>
            <w:r>
              <w:t>solar_pv</w:t>
            </w:r>
            <w:proofErr w:type="spellEnd"/>
            <w:r>
              <w:t>’, ‘</w:t>
            </w:r>
            <w:proofErr w:type="spellStart"/>
            <w:r>
              <w:t>offshore_wind</w:t>
            </w:r>
            <w:proofErr w:type="spellEnd"/>
            <w:r>
              <w:t>’, etc.</w:t>
            </w:r>
          </w:p>
        </w:tc>
      </w:tr>
      <w:tr w:rsidR="00343D62" w14:paraId="04DF2D40" w14:textId="77777777" w:rsidTr="000476C5">
        <w:tc>
          <w:tcPr>
            <w:tcW w:w="0" w:type="auto"/>
          </w:tcPr>
          <w:p w14:paraId="196A4EA8" w14:textId="77777777" w:rsidR="00343D62" w:rsidRDefault="00343D62" w:rsidP="000476C5">
            <w:pPr>
              <w:rPr>
                <w:rFonts w:ascii="Aptos" w:eastAsia="Aptos" w:hAnsi="Aptos"/>
              </w:rPr>
            </w:pPr>
            <m:oMathPara>
              <m:oMath>
                <m:r>
                  <m:rPr>
                    <m:sty m:val="p"/>
                  </m:rPr>
                  <w:rPr>
                    <w:rFonts w:ascii="Cambria Math" w:eastAsia="Aptos" w:hAnsi="Cambria Math"/>
                  </w:rPr>
                  <m:t>S</m:t>
                </m:r>
              </m:oMath>
            </m:oMathPara>
          </w:p>
        </w:tc>
        <w:tc>
          <w:tcPr>
            <w:tcW w:w="0" w:type="auto"/>
          </w:tcPr>
          <w:p w14:paraId="1E58547B"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m.Stor_Techs</w:t>
            </w:r>
            <w:proofErr w:type="spellEnd"/>
          </w:p>
        </w:tc>
        <w:tc>
          <w:tcPr>
            <w:tcW w:w="0" w:type="auto"/>
          </w:tcPr>
          <w:p w14:paraId="3DADB72B" w14:textId="77777777" w:rsidR="00343D62" w:rsidRDefault="00343D62" w:rsidP="000476C5">
            <w:r>
              <w:t>Hydrogen storage technologies which the model can use.</w:t>
            </w:r>
          </w:p>
        </w:tc>
        <w:tc>
          <w:tcPr>
            <w:tcW w:w="0" w:type="auto"/>
          </w:tcPr>
          <w:p w14:paraId="4C58C735" w14:textId="77777777" w:rsidR="00343D62" w:rsidRDefault="00343D62" w:rsidP="000476C5">
            <w:r>
              <w:t>Arbitrary objects. We recommend string names without spaces, e.g</w:t>
            </w:r>
            <w:proofErr w:type="gramStart"/>
            <w:r>
              <w:t>., ‘</w:t>
            </w:r>
            <w:proofErr w:type="gramEnd"/>
            <w:r>
              <w:t>tank’, ‘</w:t>
            </w:r>
            <w:proofErr w:type="spellStart"/>
            <w:r>
              <w:t>salt_cavern</w:t>
            </w:r>
            <w:proofErr w:type="spellEnd"/>
            <w:r>
              <w:t>’, etc.</w:t>
            </w:r>
          </w:p>
        </w:tc>
      </w:tr>
      <w:tr w:rsidR="00343D62" w14:paraId="15346DC9" w14:textId="77777777" w:rsidTr="000476C5">
        <w:tc>
          <w:tcPr>
            <w:tcW w:w="0" w:type="auto"/>
          </w:tcPr>
          <w:p w14:paraId="00D7A06F" w14:textId="77777777" w:rsidR="00343D62" w:rsidRDefault="00343D62" w:rsidP="000476C5">
            <w:pPr>
              <w:rPr>
                <w:rFonts w:ascii="Aptos" w:eastAsia="Aptos" w:hAnsi="Aptos"/>
              </w:rPr>
            </w:pPr>
            <m:oMathPara>
              <m:oMath>
                <m:r>
                  <m:rPr>
                    <m:sty m:val="p"/>
                  </m:rPr>
                  <w:rPr>
                    <w:rFonts w:ascii="Cambria Math" w:hAnsi="Cambria Math"/>
                  </w:rPr>
                  <m:t>R</m:t>
                </m:r>
              </m:oMath>
            </m:oMathPara>
          </w:p>
        </w:tc>
        <w:tc>
          <w:tcPr>
            <w:tcW w:w="0" w:type="auto"/>
          </w:tcPr>
          <w:p w14:paraId="6B326DEE"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m.Gen_Tranches</w:t>
            </w:r>
            <w:proofErr w:type="spellEnd"/>
          </w:p>
        </w:tc>
        <w:tc>
          <w:tcPr>
            <w:tcW w:w="0" w:type="auto"/>
          </w:tcPr>
          <w:p w14:paraId="08B038BB" w14:textId="77777777" w:rsidR="00343D62" w:rsidRDefault="00343D62" w:rsidP="000476C5">
            <w:r>
              <w:t xml:space="preserve">The tranche options for generation technologies, i.e., </w:t>
            </w:r>
            <w:proofErr w:type="gramStart"/>
            <w:r>
              <w:t>representing</w:t>
            </w:r>
            <w:proofErr w:type="gramEnd"/>
            <w:r>
              <w:t xml:space="preserve"> supply curves for renewable build out where capacity factor drops as build-out increases.</w:t>
            </w:r>
          </w:p>
          <w:p w14:paraId="6B7D00EC" w14:textId="77777777" w:rsidR="00343D62" w:rsidRDefault="00343D62" w:rsidP="000476C5"/>
          <w:p w14:paraId="35995745" w14:textId="77777777" w:rsidR="00343D62" w:rsidRDefault="00343D62" w:rsidP="000476C5">
            <w:r>
              <w:t>Should cover up to the technology with the most tranches; not every technology needs to go out to the furthest tranches.</w:t>
            </w:r>
          </w:p>
        </w:tc>
        <w:tc>
          <w:tcPr>
            <w:tcW w:w="0" w:type="auto"/>
          </w:tcPr>
          <w:p w14:paraId="56B5BD85" w14:textId="77777777" w:rsidR="00343D62" w:rsidRDefault="00343D62" w:rsidP="000476C5">
            <w:r>
              <w:t>Numeric tranches, e.g., 0, 1, 2, etc.</w:t>
            </w:r>
          </w:p>
        </w:tc>
      </w:tr>
    </w:tbl>
    <w:p w14:paraId="17648307" w14:textId="77777777" w:rsidR="00343D62" w:rsidRDefault="00343D62" w:rsidP="00343D62"/>
    <w:p w14:paraId="06035034" w14:textId="2F79B3B4" w:rsidR="00343D62" w:rsidRDefault="00343D62" w:rsidP="00343D62">
      <w:pPr>
        <w:pStyle w:val="NRELHead02Appendix"/>
      </w:pPr>
      <w:r>
        <w:t>Variables</w:t>
      </w:r>
    </w:p>
    <w:tbl>
      <w:tblPr>
        <w:tblStyle w:val="TableGrid"/>
        <w:tblW w:w="0" w:type="auto"/>
        <w:tblLook w:val="04A0" w:firstRow="1" w:lastRow="0" w:firstColumn="1" w:lastColumn="0" w:noHBand="0" w:noVBand="1"/>
      </w:tblPr>
      <w:tblGrid>
        <w:gridCol w:w="882"/>
        <w:gridCol w:w="3251"/>
        <w:gridCol w:w="4861"/>
        <w:gridCol w:w="950"/>
        <w:gridCol w:w="1870"/>
        <w:gridCol w:w="1136"/>
      </w:tblGrid>
      <w:tr w:rsidR="00343D62" w14:paraId="00FE63D1" w14:textId="77777777" w:rsidTr="000476C5">
        <w:tc>
          <w:tcPr>
            <w:tcW w:w="0" w:type="auto"/>
          </w:tcPr>
          <w:p w14:paraId="48289842" w14:textId="77777777" w:rsidR="00343D62" w:rsidRPr="00A54181" w:rsidRDefault="00343D62" w:rsidP="000476C5">
            <w:pPr>
              <w:rPr>
                <w:b/>
                <w:bCs/>
              </w:rPr>
            </w:pPr>
            <w:r>
              <w:rPr>
                <w:b/>
                <w:bCs/>
              </w:rPr>
              <w:t>Name</w:t>
            </w:r>
          </w:p>
        </w:tc>
        <w:tc>
          <w:tcPr>
            <w:tcW w:w="0" w:type="auto"/>
          </w:tcPr>
          <w:p w14:paraId="5865ECC0" w14:textId="77777777" w:rsidR="00343D62" w:rsidRPr="00A54181" w:rsidRDefault="00343D62" w:rsidP="000476C5">
            <w:pPr>
              <w:rPr>
                <w:b/>
                <w:bCs/>
              </w:rPr>
            </w:pPr>
            <w:r>
              <w:rPr>
                <w:b/>
                <w:bCs/>
              </w:rPr>
              <w:t>Name in code</w:t>
            </w:r>
          </w:p>
        </w:tc>
        <w:tc>
          <w:tcPr>
            <w:tcW w:w="0" w:type="auto"/>
          </w:tcPr>
          <w:p w14:paraId="5938543F" w14:textId="77777777" w:rsidR="00343D62" w:rsidRPr="00A54181" w:rsidRDefault="00343D62" w:rsidP="000476C5">
            <w:pPr>
              <w:rPr>
                <w:b/>
                <w:bCs/>
              </w:rPr>
            </w:pPr>
            <w:r>
              <w:rPr>
                <w:b/>
                <w:bCs/>
              </w:rPr>
              <w:t>Description</w:t>
            </w:r>
          </w:p>
        </w:tc>
        <w:tc>
          <w:tcPr>
            <w:tcW w:w="0" w:type="auto"/>
          </w:tcPr>
          <w:p w14:paraId="6104CE33" w14:textId="77777777" w:rsidR="00343D62" w:rsidRPr="00B36AFF" w:rsidRDefault="00343D62" w:rsidP="000476C5">
            <w:pPr>
              <w:rPr>
                <w:b/>
                <w:bCs/>
              </w:rPr>
            </w:pPr>
            <w:r>
              <w:rPr>
                <w:b/>
                <w:bCs/>
              </w:rPr>
              <w:t>Indices</w:t>
            </w:r>
          </w:p>
        </w:tc>
        <w:tc>
          <w:tcPr>
            <w:tcW w:w="0" w:type="auto"/>
          </w:tcPr>
          <w:p w14:paraId="10676827" w14:textId="77777777" w:rsidR="00343D62" w:rsidRPr="00A54181" w:rsidRDefault="00343D62" w:rsidP="000476C5">
            <w:pPr>
              <w:rPr>
                <w:b/>
                <w:bCs/>
              </w:rPr>
            </w:pPr>
            <w:r>
              <w:rPr>
                <w:b/>
                <w:bCs/>
              </w:rPr>
              <w:t>Bounds/Domain</w:t>
            </w:r>
          </w:p>
        </w:tc>
        <w:tc>
          <w:tcPr>
            <w:tcW w:w="0" w:type="auto"/>
          </w:tcPr>
          <w:p w14:paraId="6A1349AD" w14:textId="77777777" w:rsidR="00343D62" w:rsidRDefault="00343D62" w:rsidP="000476C5">
            <w:pPr>
              <w:rPr>
                <w:b/>
                <w:bCs/>
              </w:rPr>
            </w:pPr>
            <w:r>
              <w:rPr>
                <w:b/>
                <w:bCs/>
              </w:rPr>
              <w:t>Units</w:t>
            </w:r>
          </w:p>
        </w:tc>
      </w:tr>
      <w:tr w:rsidR="00343D62" w14:paraId="78401ADA" w14:textId="77777777" w:rsidTr="000476C5">
        <w:tc>
          <w:tcPr>
            <w:tcW w:w="0" w:type="auto"/>
            <w:gridSpan w:val="6"/>
          </w:tcPr>
          <w:p w14:paraId="3A4806F8" w14:textId="77777777" w:rsidR="00343D62" w:rsidRDefault="00343D62" w:rsidP="000476C5">
            <w:pPr>
              <w:rPr>
                <w:rFonts w:ascii="Aptos" w:eastAsia="Aptos" w:hAnsi="Aptos"/>
              </w:rPr>
            </w:pPr>
            <w:r>
              <w:rPr>
                <w:rFonts w:ascii="Aptos" w:eastAsia="Aptos" w:hAnsi="Aptos"/>
              </w:rPr>
              <w:lastRenderedPageBreak/>
              <w:t>Capacity variables</w:t>
            </w:r>
          </w:p>
        </w:tc>
      </w:tr>
      <w:tr w:rsidR="00343D62" w14:paraId="4E0E153C" w14:textId="77777777" w:rsidTr="000476C5">
        <w:tc>
          <w:tcPr>
            <w:tcW w:w="0" w:type="auto"/>
          </w:tcPr>
          <w:p w14:paraId="4E5322CB" w14:textId="77777777" w:rsidR="00343D62" w:rsidRDefault="00343D62" w:rsidP="000476C5">
            <m:oMathPara>
              <m:oMath>
                <m:r>
                  <m:rPr>
                    <m:sty m:val="p"/>
                  </m:rPr>
                  <w:rPr>
                    <w:rFonts w:ascii="Cambria Math" w:hAnsi="Cambria Math"/>
                  </w:rPr>
                  <m:t>ECap</m:t>
                </m:r>
              </m:oMath>
            </m:oMathPara>
          </w:p>
        </w:tc>
        <w:tc>
          <w:tcPr>
            <w:tcW w:w="0" w:type="auto"/>
          </w:tcPr>
          <w:p w14:paraId="666A9A7D"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m.Gen_Capacity</w:t>
            </w:r>
            <w:proofErr w:type="spellEnd"/>
          </w:p>
        </w:tc>
        <w:tc>
          <w:tcPr>
            <w:tcW w:w="0" w:type="auto"/>
          </w:tcPr>
          <w:p w14:paraId="22B597F6" w14:textId="77777777" w:rsidR="00343D62" w:rsidRDefault="00343D62" w:rsidP="000476C5">
            <w:r>
              <w:t xml:space="preserve">The capacity of each generation technology in each tranche </w:t>
            </w:r>
            <w:proofErr w:type="gramStart"/>
            <w:r>
              <w:t>built</w:t>
            </w:r>
            <w:proofErr w:type="gramEnd"/>
            <w:r>
              <w:t xml:space="preserve"> in each node.</w:t>
            </w:r>
          </w:p>
        </w:tc>
        <w:tc>
          <w:tcPr>
            <w:tcW w:w="0" w:type="auto"/>
          </w:tcPr>
          <w:p w14:paraId="2B937715" w14:textId="77777777" w:rsidR="00343D62" w:rsidRDefault="00343D62" w:rsidP="000476C5">
            <m:oMathPara>
              <m:oMath>
                <m:r>
                  <m:rPr>
                    <m:sty m:val="p"/>
                  </m:rPr>
                  <w:rPr>
                    <w:rFonts w:ascii="Cambria Math" w:hAnsi="Cambria Math"/>
                  </w:rPr>
                  <m:t>G</m:t>
                </m:r>
                <m:r>
                  <w:rPr>
                    <w:rFonts w:ascii="Cambria Math" w:hAnsi="Cambria Math"/>
                  </w:rPr>
                  <m:t>,</m:t>
                </m:r>
                <m:r>
                  <m:rPr>
                    <m:sty m:val="p"/>
                  </m:rPr>
                  <w:rPr>
                    <w:rFonts w:ascii="Cambria Math" w:hAnsi="Cambria Math"/>
                  </w:rPr>
                  <m:t>N</m:t>
                </m:r>
                <m:r>
                  <w:rPr>
                    <w:rFonts w:ascii="Cambria Math" w:hAnsi="Cambria Math"/>
                  </w:rPr>
                  <m:t>,</m:t>
                </m:r>
                <m:r>
                  <m:rPr>
                    <m:sty m:val="p"/>
                  </m:rPr>
                  <w:rPr>
                    <w:rFonts w:ascii="Cambria Math" w:hAnsi="Cambria Math"/>
                  </w:rPr>
                  <m:t>R</m:t>
                </m:r>
              </m:oMath>
            </m:oMathPara>
          </w:p>
        </w:tc>
        <w:tc>
          <w:tcPr>
            <w:tcW w:w="0" w:type="auto"/>
          </w:tcPr>
          <w:p w14:paraId="534C3BBE" w14:textId="77777777" w:rsidR="00343D62" w:rsidRDefault="00343D62" w:rsidP="000476C5">
            <m:oMathPara>
              <m:oMath>
                <m:r>
                  <m:rPr>
                    <m:sty m:val="p"/>
                  </m:rPr>
                  <w:rPr>
                    <w:rFonts w:ascii="Cambria Math" w:hAnsi="Cambria Math"/>
                  </w:rPr>
                  <m:t>x≥</m:t>
                </m:r>
                <m:r>
                  <w:rPr>
                    <w:rFonts w:ascii="Cambria Math" w:hAnsi="Cambria Math"/>
                  </w:rPr>
                  <m:t>0</m:t>
                </m:r>
              </m:oMath>
            </m:oMathPara>
          </w:p>
        </w:tc>
        <w:tc>
          <w:tcPr>
            <w:tcW w:w="0" w:type="auto"/>
          </w:tcPr>
          <w:p w14:paraId="2E9CBD12" w14:textId="77777777" w:rsidR="00343D62" w:rsidRDefault="00343D62" w:rsidP="000476C5">
            <w:pPr>
              <w:rPr>
                <w:rFonts w:ascii="Aptos" w:eastAsia="Aptos" w:hAnsi="Aptos"/>
              </w:rPr>
            </w:pPr>
            <w:r>
              <w:rPr>
                <w:rFonts w:ascii="Aptos" w:eastAsia="Aptos" w:hAnsi="Aptos"/>
              </w:rPr>
              <w:t>kW</w:t>
            </w:r>
          </w:p>
        </w:tc>
      </w:tr>
      <w:tr w:rsidR="00343D62" w14:paraId="705B8921" w14:textId="77777777" w:rsidTr="000476C5">
        <w:tc>
          <w:tcPr>
            <w:tcW w:w="0" w:type="auto"/>
          </w:tcPr>
          <w:p w14:paraId="0D517365" w14:textId="77777777" w:rsidR="00343D62" w:rsidRDefault="00343D62" w:rsidP="000476C5">
            <m:oMathPara>
              <m:oMath>
                <m:r>
                  <m:rPr>
                    <m:sty m:val="p"/>
                  </m:rPr>
                  <w:rPr>
                    <w:rFonts w:ascii="Cambria Math" w:hAnsi="Cambria Math"/>
                  </w:rPr>
                  <m:t>HCap</m:t>
                </m:r>
              </m:oMath>
            </m:oMathPara>
          </w:p>
        </w:tc>
        <w:tc>
          <w:tcPr>
            <w:tcW w:w="0" w:type="auto"/>
          </w:tcPr>
          <w:p w14:paraId="08C49FF1" w14:textId="77777777" w:rsidR="00343D62" w:rsidRPr="00083EEF" w:rsidRDefault="00343D62" w:rsidP="000476C5">
            <w:pPr>
              <w:jc w:val="center"/>
              <w:rPr>
                <w:rFonts w:ascii="Consolas" w:hAnsi="Consolas"/>
              </w:rPr>
            </w:pPr>
            <w:proofErr w:type="spellStart"/>
            <w:r w:rsidRPr="00083EEF">
              <w:rPr>
                <w:rFonts w:ascii="Consolas" w:hAnsi="Consolas" w:cs="Courier New"/>
              </w:rPr>
              <w:t>m.Electrolyser_Capacity</w:t>
            </w:r>
            <w:proofErr w:type="spellEnd"/>
          </w:p>
        </w:tc>
        <w:tc>
          <w:tcPr>
            <w:tcW w:w="0" w:type="auto"/>
          </w:tcPr>
          <w:p w14:paraId="7A38A781" w14:textId="77777777" w:rsidR="00343D62" w:rsidRDefault="00343D62" w:rsidP="000476C5">
            <w:r>
              <w:t xml:space="preserve">The electrolyzer capacity </w:t>
            </w:r>
            <w:proofErr w:type="gramStart"/>
            <w:r>
              <w:t>built</w:t>
            </w:r>
            <w:proofErr w:type="gramEnd"/>
            <w:r>
              <w:t xml:space="preserve"> in each node.</w:t>
            </w:r>
          </w:p>
        </w:tc>
        <w:tc>
          <w:tcPr>
            <w:tcW w:w="0" w:type="auto"/>
          </w:tcPr>
          <w:p w14:paraId="6A7F0096" w14:textId="77777777" w:rsidR="00343D62" w:rsidRDefault="00343D62" w:rsidP="000476C5">
            <m:oMathPara>
              <m:oMath>
                <m:r>
                  <m:rPr>
                    <m:sty m:val="p"/>
                  </m:rPr>
                  <w:rPr>
                    <w:rFonts w:ascii="Cambria Math" w:hAnsi="Cambria Math"/>
                  </w:rPr>
                  <m:t>N</m:t>
                </m:r>
              </m:oMath>
            </m:oMathPara>
          </w:p>
        </w:tc>
        <w:tc>
          <w:tcPr>
            <w:tcW w:w="0" w:type="auto"/>
          </w:tcPr>
          <w:p w14:paraId="25467D18" w14:textId="77777777" w:rsidR="00343D62" w:rsidRDefault="00343D62" w:rsidP="000476C5">
            <m:oMathPara>
              <m:oMath>
                <m:r>
                  <m:rPr>
                    <m:sty m:val="p"/>
                  </m:rPr>
                  <w:rPr>
                    <w:rFonts w:ascii="Cambria Math" w:hAnsi="Cambria Math"/>
                  </w:rPr>
                  <m:t>x≥</m:t>
                </m:r>
                <m:r>
                  <w:rPr>
                    <w:rFonts w:ascii="Cambria Math" w:hAnsi="Cambria Math"/>
                  </w:rPr>
                  <m:t>0</m:t>
                </m:r>
              </m:oMath>
            </m:oMathPara>
          </w:p>
        </w:tc>
        <w:tc>
          <w:tcPr>
            <w:tcW w:w="0" w:type="auto"/>
          </w:tcPr>
          <w:p w14:paraId="1C39CC33" w14:textId="77777777" w:rsidR="00343D62" w:rsidRDefault="00343D62" w:rsidP="000476C5">
            <w:r>
              <w:t>kW</w:t>
            </w:r>
          </w:p>
        </w:tc>
      </w:tr>
      <w:tr w:rsidR="00343D62" w14:paraId="1785AB0E" w14:textId="77777777" w:rsidTr="000476C5">
        <w:tc>
          <w:tcPr>
            <w:tcW w:w="0" w:type="auto"/>
          </w:tcPr>
          <w:p w14:paraId="02A8B792" w14:textId="77777777" w:rsidR="00343D62" w:rsidRDefault="00343D62" w:rsidP="000476C5">
            <m:oMathPara>
              <m:oMath>
                <m:r>
                  <m:rPr>
                    <m:sty m:val="p"/>
                  </m:rPr>
                  <w:rPr>
                    <w:rFonts w:ascii="Cambria Math" w:hAnsi="Cambria Math"/>
                  </w:rPr>
                  <m:t>SCap</m:t>
                </m:r>
              </m:oMath>
            </m:oMathPara>
          </w:p>
        </w:tc>
        <w:tc>
          <w:tcPr>
            <w:tcW w:w="0" w:type="auto"/>
          </w:tcPr>
          <w:p w14:paraId="1D9703D4" w14:textId="77777777" w:rsidR="00343D62" w:rsidRPr="00083EEF" w:rsidRDefault="00343D62" w:rsidP="000476C5">
            <w:pPr>
              <w:jc w:val="center"/>
              <w:rPr>
                <w:rFonts w:ascii="Consolas" w:hAnsi="Consolas"/>
              </w:rPr>
            </w:pPr>
            <w:proofErr w:type="spellStart"/>
            <w:r w:rsidRPr="00083EEF">
              <w:rPr>
                <w:rFonts w:ascii="Consolas" w:hAnsi="Consolas" w:cs="Courier New"/>
              </w:rPr>
              <w:t>m.Storage_Capacity</w:t>
            </w:r>
            <w:proofErr w:type="spellEnd"/>
          </w:p>
        </w:tc>
        <w:tc>
          <w:tcPr>
            <w:tcW w:w="0" w:type="auto"/>
          </w:tcPr>
          <w:p w14:paraId="457AA0CD" w14:textId="77777777" w:rsidR="00343D62" w:rsidRDefault="00343D62" w:rsidP="000476C5">
            <w:r>
              <w:t xml:space="preserve">The storage capacity of each storage technology </w:t>
            </w:r>
            <w:proofErr w:type="gramStart"/>
            <w:r>
              <w:t>built</w:t>
            </w:r>
            <w:proofErr w:type="gramEnd"/>
            <w:r>
              <w:t xml:space="preserve"> in each node.</w:t>
            </w:r>
          </w:p>
        </w:tc>
        <w:tc>
          <w:tcPr>
            <w:tcW w:w="0" w:type="auto"/>
          </w:tcPr>
          <w:p w14:paraId="0C77BF94" w14:textId="77777777" w:rsidR="00343D62" w:rsidRDefault="00343D62" w:rsidP="000476C5">
            <m:oMathPara>
              <m:oMath>
                <m:r>
                  <m:rPr>
                    <m:sty m:val="p"/>
                  </m:rPr>
                  <w:rPr>
                    <w:rFonts w:ascii="Cambria Math" w:hAnsi="Cambria Math"/>
                  </w:rPr>
                  <m:t>S</m:t>
                </m:r>
                <m:r>
                  <w:rPr>
                    <w:rFonts w:ascii="Cambria Math" w:hAnsi="Cambria Math"/>
                  </w:rPr>
                  <m:t>,</m:t>
                </m:r>
                <m:r>
                  <m:rPr>
                    <m:sty m:val="p"/>
                  </m:rPr>
                  <w:rPr>
                    <w:rFonts w:ascii="Cambria Math" w:hAnsi="Cambria Math"/>
                  </w:rPr>
                  <m:t>N</m:t>
                </m:r>
              </m:oMath>
            </m:oMathPara>
          </w:p>
        </w:tc>
        <w:tc>
          <w:tcPr>
            <w:tcW w:w="0" w:type="auto"/>
          </w:tcPr>
          <w:p w14:paraId="68FD41D7" w14:textId="77777777" w:rsidR="00343D62" w:rsidRDefault="00343D62" w:rsidP="000476C5">
            <m:oMathPara>
              <m:oMath>
                <m:r>
                  <m:rPr>
                    <m:sty m:val="p"/>
                  </m:rPr>
                  <w:rPr>
                    <w:rFonts w:ascii="Cambria Math" w:hAnsi="Cambria Math"/>
                  </w:rPr>
                  <m:t>x≥</m:t>
                </m:r>
                <m:r>
                  <w:rPr>
                    <w:rFonts w:ascii="Cambria Math" w:hAnsi="Cambria Math"/>
                  </w:rPr>
                  <m:t>0</m:t>
                </m:r>
              </m:oMath>
            </m:oMathPara>
          </w:p>
        </w:tc>
        <w:tc>
          <w:tcPr>
            <w:tcW w:w="0" w:type="auto"/>
          </w:tcPr>
          <w:p w14:paraId="56D3D455" w14:textId="77777777" w:rsidR="00343D62" w:rsidRDefault="00343D62" w:rsidP="000476C5">
            <w:r>
              <w:t>kg</w:t>
            </w:r>
          </w:p>
        </w:tc>
      </w:tr>
      <w:tr w:rsidR="00343D62" w14:paraId="489EBF1B" w14:textId="77777777" w:rsidTr="000476C5">
        <w:tc>
          <w:tcPr>
            <w:tcW w:w="0" w:type="auto"/>
          </w:tcPr>
          <w:p w14:paraId="7DFFFA52" w14:textId="77777777" w:rsidR="00343D62" w:rsidRDefault="00343D62" w:rsidP="000476C5">
            <m:oMathPara>
              <m:oMath>
                <m:r>
                  <m:rPr>
                    <m:sty m:val="p"/>
                  </m:rPr>
                  <w:rPr>
                    <w:rFonts w:ascii="Cambria Math" w:hAnsi="Cambria Math"/>
                  </w:rPr>
                  <m:t>PCap</m:t>
                </m:r>
              </m:oMath>
            </m:oMathPara>
          </w:p>
        </w:tc>
        <w:tc>
          <w:tcPr>
            <w:tcW w:w="0" w:type="auto"/>
          </w:tcPr>
          <w:p w14:paraId="60330B81" w14:textId="77777777" w:rsidR="00343D62" w:rsidRPr="00083EEF" w:rsidRDefault="00343D62" w:rsidP="000476C5">
            <w:pPr>
              <w:jc w:val="center"/>
              <w:rPr>
                <w:rFonts w:ascii="Consolas" w:hAnsi="Consolas"/>
              </w:rPr>
            </w:pPr>
            <w:proofErr w:type="spellStart"/>
            <w:r w:rsidRPr="00083EEF">
              <w:rPr>
                <w:rFonts w:ascii="Consolas" w:hAnsi="Consolas" w:cs="Courier New"/>
              </w:rPr>
              <w:t>m.Pipeline_Capacity</w:t>
            </w:r>
            <w:proofErr w:type="spellEnd"/>
          </w:p>
        </w:tc>
        <w:tc>
          <w:tcPr>
            <w:tcW w:w="0" w:type="auto"/>
          </w:tcPr>
          <w:p w14:paraId="214D4D79" w14:textId="77777777" w:rsidR="00343D62" w:rsidRDefault="00343D62" w:rsidP="000476C5">
            <w:r>
              <w:t>The pipeline capacity built for each link.</w:t>
            </w:r>
          </w:p>
        </w:tc>
        <w:tc>
          <w:tcPr>
            <w:tcW w:w="0" w:type="auto"/>
          </w:tcPr>
          <w:p w14:paraId="2DA1ED3B" w14:textId="77777777" w:rsidR="00343D62" w:rsidRDefault="00343D62" w:rsidP="000476C5">
            <m:oMathPara>
              <m:oMath>
                <m:r>
                  <m:rPr>
                    <m:sty m:val="p"/>
                  </m:rPr>
                  <w:rPr>
                    <w:rFonts w:ascii="Cambria Math" w:hAnsi="Cambria Math"/>
                  </w:rPr>
                  <m:t>L</m:t>
                </m:r>
              </m:oMath>
            </m:oMathPara>
          </w:p>
        </w:tc>
        <w:tc>
          <w:tcPr>
            <w:tcW w:w="0" w:type="auto"/>
          </w:tcPr>
          <w:p w14:paraId="3816B4D8" w14:textId="77777777" w:rsidR="00343D62" w:rsidRDefault="00343D62" w:rsidP="000476C5">
            <m:oMathPara>
              <m:oMath>
                <m:r>
                  <m:rPr>
                    <m:sty m:val="p"/>
                  </m:rPr>
                  <w:rPr>
                    <w:rFonts w:ascii="Cambria Math" w:hAnsi="Cambria Math"/>
                  </w:rPr>
                  <m:t>x≥</m:t>
                </m:r>
                <m:r>
                  <w:rPr>
                    <w:rFonts w:ascii="Cambria Math" w:hAnsi="Cambria Math"/>
                  </w:rPr>
                  <m:t>0</m:t>
                </m:r>
              </m:oMath>
            </m:oMathPara>
          </w:p>
        </w:tc>
        <w:tc>
          <w:tcPr>
            <w:tcW w:w="0" w:type="auto"/>
          </w:tcPr>
          <w:p w14:paraId="5A249616" w14:textId="77777777" w:rsidR="00343D62" w:rsidRDefault="00343D62" w:rsidP="000476C5">
            <w:r>
              <w:t>kg/period</w:t>
            </w:r>
          </w:p>
        </w:tc>
      </w:tr>
      <w:tr w:rsidR="00343D62" w14:paraId="054C38F8" w14:textId="77777777" w:rsidTr="000476C5">
        <w:tc>
          <w:tcPr>
            <w:tcW w:w="0" w:type="auto"/>
          </w:tcPr>
          <w:p w14:paraId="0D1644FB" w14:textId="77777777" w:rsidR="00343D62" w:rsidRDefault="00343D62" w:rsidP="000476C5">
            <w:pPr>
              <w:rPr>
                <w:rFonts w:ascii="Aptos" w:eastAsia="Aptos" w:hAnsi="Aptos"/>
              </w:rPr>
            </w:pPr>
            <m:oMathPara>
              <m:oMath>
                <m:r>
                  <m:rPr>
                    <m:sty m:val="p"/>
                  </m:rPr>
                  <w:rPr>
                    <w:rFonts w:ascii="Cambria Math" w:eastAsia="Aptos" w:hAnsi="Cambria Math"/>
                  </w:rPr>
                  <m:t>PEx</m:t>
                </m:r>
              </m:oMath>
            </m:oMathPara>
          </w:p>
        </w:tc>
        <w:tc>
          <w:tcPr>
            <w:tcW w:w="0" w:type="auto"/>
          </w:tcPr>
          <w:p w14:paraId="2A610051"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m.Pipeline_Exists</w:t>
            </w:r>
            <w:proofErr w:type="spellEnd"/>
          </w:p>
        </w:tc>
        <w:tc>
          <w:tcPr>
            <w:tcW w:w="0" w:type="auto"/>
          </w:tcPr>
          <w:p w14:paraId="6655E091" w14:textId="77777777" w:rsidR="00343D62" w:rsidRDefault="00343D62" w:rsidP="000476C5">
            <w:r>
              <w:t>Whether or not a pipeline is built at all at each link. Only used in runs which pipelines locations are explicitly optimized.</w:t>
            </w:r>
          </w:p>
        </w:tc>
        <w:tc>
          <w:tcPr>
            <w:tcW w:w="0" w:type="auto"/>
          </w:tcPr>
          <w:p w14:paraId="0794FCE9" w14:textId="77777777" w:rsidR="00343D62" w:rsidRDefault="00343D62" w:rsidP="000476C5">
            <m:oMathPara>
              <m:oMath>
                <m:r>
                  <m:rPr>
                    <m:sty m:val="p"/>
                  </m:rPr>
                  <w:rPr>
                    <w:rFonts w:ascii="Cambria Math" w:hAnsi="Cambria Math"/>
                  </w:rPr>
                  <m:t>L</m:t>
                </m:r>
              </m:oMath>
            </m:oMathPara>
          </w:p>
        </w:tc>
        <w:tc>
          <w:tcPr>
            <w:tcW w:w="0" w:type="auto"/>
          </w:tcPr>
          <w:p w14:paraId="79B72F23" w14:textId="77777777" w:rsidR="00343D62" w:rsidRDefault="00000000" w:rsidP="000476C5">
            <m:oMathPara>
              <m:oMath>
                <m:d>
                  <m:dPr>
                    <m:begChr m:val="{"/>
                    <m:endChr m:val="}"/>
                    <m:ctrlPr>
                      <w:rPr>
                        <w:rFonts w:ascii="Cambria Math" w:hAnsi="Cambria Math"/>
                      </w:rPr>
                    </m:ctrlPr>
                  </m:dPr>
                  <m:e>
                    <m:r>
                      <w:rPr>
                        <w:rFonts w:ascii="Cambria Math" w:hAnsi="Cambria Math"/>
                      </w:rPr>
                      <m:t>0, 1</m:t>
                    </m:r>
                    <m:ctrlPr>
                      <w:rPr>
                        <w:rFonts w:ascii="Cambria Math" w:hAnsi="Cambria Math"/>
                        <w:i/>
                      </w:rPr>
                    </m:ctrlPr>
                  </m:e>
                </m:d>
              </m:oMath>
            </m:oMathPara>
          </w:p>
        </w:tc>
        <w:tc>
          <w:tcPr>
            <w:tcW w:w="0" w:type="auto"/>
          </w:tcPr>
          <w:p w14:paraId="03985046" w14:textId="77777777" w:rsidR="00343D62" w:rsidRDefault="00343D62" w:rsidP="000476C5">
            <w:r>
              <w:t>N/A</w:t>
            </w:r>
          </w:p>
        </w:tc>
      </w:tr>
      <w:tr w:rsidR="00343D62" w14:paraId="168EF29F" w14:textId="77777777" w:rsidTr="000476C5">
        <w:tc>
          <w:tcPr>
            <w:tcW w:w="0" w:type="auto"/>
            <w:gridSpan w:val="6"/>
          </w:tcPr>
          <w:p w14:paraId="583223A9" w14:textId="77777777" w:rsidR="00343D62" w:rsidRDefault="00343D62" w:rsidP="000476C5">
            <w:r>
              <w:t>Electricity generation variables</w:t>
            </w:r>
          </w:p>
        </w:tc>
      </w:tr>
      <w:tr w:rsidR="00343D62" w14:paraId="51D91B90" w14:textId="77777777" w:rsidTr="000476C5">
        <w:tc>
          <w:tcPr>
            <w:tcW w:w="0" w:type="auto"/>
          </w:tcPr>
          <w:p w14:paraId="04FE8AA4" w14:textId="77777777" w:rsidR="00343D62" w:rsidRDefault="00343D62" w:rsidP="000476C5">
            <w:pPr>
              <w:rPr>
                <w:rFonts w:ascii="Aptos" w:eastAsia="Aptos" w:hAnsi="Aptos"/>
              </w:rPr>
            </w:pPr>
            <m:oMathPara>
              <m:oMath>
                <m:r>
                  <m:rPr>
                    <m:sty m:val="p"/>
                  </m:rPr>
                  <w:rPr>
                    <w:rFonts w:ascii="Cambria Math" w:eastAsia="Aptos" w:hAnsi="Cambria Math"/>
                  </w:rPr>
                  <m:t>EGen</m:t>
                </m:r>
              </m:oMath>
            </m:oMathPara>
          </w:p>
        </w:tc>
        <w:tc>
          <w:tcPr>
            <w:tcW w:w="0" w:type="auto"/>
          </w:tcPr>
          <w:p w14:paraId="341976FE"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m.Electricity_Potential</w:t>
            </w:r>
            <w:proofErr w:type="spellEnd"/>
          </w:p>
        </w:tc>
        <w:tc>
          <w:tcPr>
            <w:tcW w:w="0" w:type="auto"/>
          </w:tcPr>
          <w:p w14:paraId="4FF6B7B4" w14:textId="77777777" w:rsidR="00343D62" w:rsidRDefault="00343D62" w:rsidP="000476C5">
            <w:r>
              <w:t xml:space="preserve">The potential amount of electricity that could be produced or purchased in each </w:t>
            </w:r>
            <w:proofErr w:type="gramStart"/>
            <w:r>
              <w:t>time period</w:t>
            </w:r>
            <w:proofErr w:type="gramEnd"/>
            <w:r>
              <w:t xml:space="preserve"> by each technology.</w:t>
            </w:r>
          </w:p>
        </w:tc>
        <w:tc>
          <w:tcPr>
            <w:tcW w:w="0" w:type="auto"/>
          </w:tcPr>
          <w:p w14:paraId="46F24E87" w14:textId="77777777" w:rsidR="00343D62" w:rsidRDefault="00343D62" w:rsidP="000476C5">
            <m:oMathPara>
              <m:oMath>
                <m:r>
                  <m:rPr>
                    <m:sty m:val="p"/>
                  </m:rPr>
                  <w:rPr>
                    <w:rFonts w:ascii="Cambria Math" w:hAnsi="Cambria Math"/>
                  </w:rPr>
                  <m:t>G</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58BB7E96" w14:textId="77777777" w:rsidR="00343D62" w:rsidRDefault="00343D62" w:rsidP="000476C5">
            <m:oMathPara>
              <m:oMath>
                <m:r>
                  <m:rPr>
                    <m:sty m:val="p"/>
                  </m:rPr>
                  <w:rPr>
                    <w:rFonts w:ascii="Cambria Math" w:hAnsi="Cambria Math"/>
                  </w:rPr>
                  <m:t>x≥</m:t>
                </m:r>
                <m:r>
                  <w:rPr>
                    <w:rFonts w:ascii="Cambria Math" w:hAnsi="Cambria Math"/>
                  </w:rPr>
                  <m:t>0</m:t>
                </m:r>
              </m:oMath>
            </m:oMathPara>
          </w:p>
        </w:tc>
        <w:tc>
          <w:tcPr>
            <w:tcW w:w="0" w:type="auto"/>
          </w:tcPr>
          <w:p w14:paraId="2BF42FC3" w14:textId="77777777" w:rsidR="00343D62" w:rsidRDefault="00343D62" w:rsidP="000476C5">
            <w:r>
              <w:t>kWh</w:t>
            </w:r>
          </w:p>
        </w:tc>
      </w:tr>
      <w:tr w:rsidR="00343D62" w14:paraId="331CC610" w14:textId="77777777" w:rsidTr="000476C5">
        <w:tc>
          <w:tcPr>
            <w:tcW w:w="0" w:type="auto"/>
          </w:tcPr>
          <w:p w14:paraId="11034758" w14:textId="77777777" w:rsidR="00343D62" w:rsidRDefault="00343D62" w:rsidP="000476C5">
            <w:pPr>
              <w:rPr>
                <w:rFonts w:ascii="Aptos" w:eastAsia="Aptos" w:hAnsi="Aptos"/>
              </w:rPr>
            </w:pPr>
            <m:oMathPara>
              <m:oMath>
                <m:r>
                  <m:rPr>
                    <m:sty m:val="p"/>
                  </m:rPr>
                  <w:rPr>
                    <w:rFonts w:ascii="Cambria Math" w:eastAsia="Aptos" w:hAnsi="Cambria Math"/>
                  </w:rPr>
                  <m:t>EUsed</m:t>
                </m:r>
              </m:oMath>
            </m:oMathPara>
          </w:p>
        </w:tc>
        <w:tc>
          <w:tcPr>
            <w:tcW w:w="0" w:type="auto"/>
          </w:tcPr>
          <w:p w14:paraId="45D4C140"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m.Electricity_Used</w:t>
            </w:r>
            <w:proofErr w:type="spellEnd"/>
          </w:p>
        </w:tc>
        <w:tc>
          <w:tcPr>
            <w:tcW w:w="0" w:type="auto"/>
          </w:tcPr>
          <w:p w14:paraId="0E069CA1" w14:textId="77777777" w:rsidR="00343D62" w:rsidRDefault="00343D62" w:rsidP="000476C5">
            <w:r>
              <w:t xml:space="preserve">The amount of electricity that is used in each </w:t>
            </w:r>
            <w:proofErr w:type="gramStart"/>
            <w:r>
              <w:t>time period</w:t>
            </w:r>
            <w:proofErr w:type="gramEnd"/>
            <w:r>
              <w:t xml:space="preserve"> by each technology for hydrogen production.</w:t>
            </w:r>
          </w:p>
        </w:tc>
        <w:tc>
          <w:tcPr>
            <w:tcW w:w="0" w:type="auto"/>
          </w:tcPr>
          <w:p w14:paraId="2EB380F1" w14:textId="77777777" w:rsidR="00343D62" w:rsidRDefault="00343D62" w:rsidP="000476C5">
            <w:pPr>
              <w:rPr>
                <w:rFonts w:ascii="Aptos" w:eastAsia="Aptos" w:hAnsi="Aptos"/>
              </w:rPr>
            </w:pPr>
            <m:oMathPara>
              <m:oMath>
                <m:r>
                  <m:rPr>
                    <m:sty m:val="p"/>
                  </m:rPr>
                  <w:rPr>
                    <w:rFonts w:ascii="Cambria Math" w:hAnsi="Cambria Math"/>
                  </w:rPr>
                  <m:t>G</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376656B9"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6C19C162" w14:textId="77777777" w:rsidR="00343D62" w:rsidRDefault="00343D62" w:rsidP="000476C5">
            <w:r>
              <w:t>kWh</w:t>
            </w:r>
          </w:p>
        </w:tc>
      </w:tr>
      <w:tr w:rsidR="00343D62" w14:paraId="6B15613F" w14:textId="77777777" w:rsidTr="000476C5">
        <w:tc>
          <w:tcPr>
            <w:tcW w:w="0" w:type="auto"/>
          </w:tcPr>
          <w:p w14:paraId="71E71838" w14:textId="77777777" w:rsidR="00343D62" w:rsidRDefault="00343D62" w:rsidP="000476C5">
            <w:pPr>
              <w:rPr>
                <w:rFonts w:ascii="Aptos" w:eastAsia="Aptos" w:hAnsi="Aptos"/>
              </w:rPr>
            </w:pPr>
            <m:oMathPara>
              <m:oMath>
                <m:r>
                  <m:rPr>
                    <m:sty m:val="p"/>
                  </m:rPr>
                  <w:rPr>
                    <w:rFonts w:ascii="Cambria Math" w:eastAsia="Aptos" w:hAnsi="Cambria Math"/>
                  </w:rPr>
                  <m:t>ECurt</m:t>
                </m:r>
              </m:oMath>
            </m:oMathPara>
          </w:p>
        </w:tc>
        <w:tc>
          <w:tcPr>
            <w:tcW w:w="0" w:type="auto"/>
          </w:tcPr>
          <w:p w14:paraId="49991654" w14:textId="77777777" w:rsidR="00343D62" w:rsidRPr="00083EEF" w:rsidRDefault="00343D62" w:rsidP="000476C5">
            <w:pPr>
              <w:jc w:val="center"/>
              <w:rPr>
                <w:rFonts w:ascii="Consolas" w:hAnsi="Consolas" w:cs="Courier New"/>
              </w:rPr>
            </w:pPr>
            <w:proofErr w:type="spellStart"/>
            <w:proofErr w:type="gramStart"/>
            <w:r w:rsidRPr="00083EEF">
              <w:rPr>
                <w:rFonts w:ascii="Consolas" w:hAnsi="Consolas" w:cs="Courier New"/>
              </w:rPr>
              <w:t>m.Electricity</w:t>
            </w:r>
            <w:proofErr w:type="gramEnd"/>
            <w:r w:rsidRPr="00083EEF">
              <w:rPr>
                <w:rFonts w:ascii="Consolas" w:hAnsi="Consolas" w:cs="Courier New"/>
              </w:rPr>
              <w:t>_Curtailed</w:t>
            </w:r>
            <w:proofErr w:type="spellEnd"/>
          </w:p>
        </w:tc>
        <w:tc>
          <w:tcPr>
            <w:tcW w:w="0" w:type="auto"/>
          </w:tcPr>
          <w:p w14:paraId="10FA6345" w14:textId="77777777" w:rsidR="00343D62" w:rsidRDefault="00343D62" w:rsidP="000476C5">
            <w:r>
              <w:t xml:space="preserve">The amount of electricity that is curtailed (or not purchased) in each </w:t>
            </w:r>
            <w:proofErr w:type="gramStart"/>
            <w:r>
              <w:t>time period</w:t>
            </w:r>
            <w:proofErr w:type="gramEnd"/>
            <w:r>
              <w:t xml:space="preserve"> by each technology.</w:t>
            </w:r>
          </w:p>
        </w:tc>
        <w:tc>
          <w:tcPr>
            <w:tcW w:w="0" w:type="auto"/>
          </w:tcPr>
          <w:p w14:paraId="70BEFDDE" w14:textId="77777777" w:rsidR="00343D62" w:rsidRDefault="00343D62" w:rsidP="000476C5">
            <w:pPr>
              <w:rPr>
                <w:rFonts w:ascii="Aptos" w:eastAsia="Aptos" w:hAnsi="Aptos"/>
              </w:rPr>
            </w:pPr>
            <m:oMathPara>
              <m:oMath>
                <m:r>
                  <m:rPr>
                    <m:sty m:val="p"/>
                  </m:rPr>
                  <w:rPr>
                    <w:rFonts w:ascii="Cambria Math" w:hAnsi="Cambria Math"/>
                  </w:rPr>
                  <m:t>G</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6A1E2981"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222B1D72" w14:textId="77777777" w:rsidR="00343D62" w:rsidRDefault="00343D62" w:rsidP="000476C5">
            <w:r>
              <w:t>kWh</w:t>
            </w:r>
          </w:p>
        </w:tc>
      </w:tr>
      <w:tr w:rsidR="00343D62" w14:paraId="0285F88E" w14:textId="77777777" w:rsidTr="000476C5">
        <w:tc>
          <w:tcPr>
            <w:tcW w:w="0" w:type="auto"/>
            <w:gridSpan w:val="6"/>
          </w:tcPr>
          <w:p w14:paraId="2E40AEFD" w14:textId="77777777" w:rsidR="00343D62" w:rsidRDefault="00343D62" w:rsidP="000476C5">
            <w:r>
              <w:t>Hydrogen production variables</w:t>
            </w:r>
          </w:p>
        </w:tc>
      </w:tr>
      <w:tr w:rsidR="00343D62" w14:paraId="4C33B1DF" w14:textId="77777777" w:rsidTr="000476C5">
        <w:tc>
          <w:tcPr>
            <w:tcW w:w="0" w:type="auto"/>
          </w:tcPr>
          <w:p w14:paraId="689D0E7D" w14:textId="77777777" w:rsidR="00343D62" w:rsidRDefault="00343D62" w:rsidP="000476C5">
            <w:pPr>
              <w:rPr>
                <w:rFonts w:ascii="Aptos" w:eastAsia="Aptos" w:hAnsi="Aptos"/>
              </w:rPr>
            </w:pPr>
            <m:oMathPara>
              <m:oMath>
                <m:r>
                  <m:rPr>
                    <m:sty m:val="p"/>
                  </m:rPr>
                  <w:rPr>
                    <w:rFonts w:ascii="Cambria Math" w:eastAsia="Aptos" w:hAnsi="Cambria Math"/>
                  </w:rPr>
                  <m:t>HProd</m:t>
                </m:r>
              </m:oMath>
            </m:oMathPara>
          </w:p>
        </w:tc>
        <w:tc>
          <w:tcPr>
            <w:tcW w:w="0" w:type="auto"/>
          </w:tcPr>
          <w:p w14:paraId="6C41C660" w14:textId="77777777" w:rsidR="00343D62" w:rsidRPr="00083EEF" w:rsidRDefault="00343D62" w:rsidP="000476C5">
            <w:pPr>
              <w:jc w:val="center"/>
              <w:rPr>
                <w:rFonts w:ascii="Consolas" w:hAnsi="Consolas" w:cs="Courier New"/>
              </w:rPr>
            </w:pPr>
            <w:r w:rsidRPr="00083EEF">
              <w:rPr>
                <w:rFonts w:ascii="Consolas" w:hAnsi="Consolas" w:cs="Courier New"/>
              </w:rPr>
              <w:t>m.H2_Production</w:t>
            </w:r>
          </w:p>
        </w:tc>
        <w:tc>
          <w:tcPr>
            <w:tcW w:w="0" w:type="auto"/>
          </w:tcPr>
          <w:p w14:paraId="3264301C" w14:textId="77777777" w:rsidR="00343D62" w:rsidRDefault="00343D62" w:rsidP="000476C5">
            <w:r>
              <w:t xml:space="preserve">The amount of hydrogen produced at each node in each </w:t>
            </w:r>
            <w:proofErr w:type="gramStart"/>
            <w:r>
              <w:t>time period</w:t>
            </w:r>
            <w:proofErr w:type="gramEnd"/>
            <w:r>
              <w:t>.</w:t>
            </w:r>
          </w:p>
        </w:tc>
        <w:tc>
          <w:tcPr>
            <w:tcW w:w="0" w:type="auto"/>
          </w:tcPr>
          <w:p w14:paraId="489676EA"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4F5CD98E"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381301AA" w14:textId="77777777" w:rsidR="00343D62" w:rsidRDefault="00343D62" w:rsidP="000476C5">
            <w:r>
              <w:t>kg</w:t>
            </w:r>
          </w:p>
        </w:tc>
      </w:tr>
      <w:tr w:rsidR="00343D62" w14:paraId="64790B63" w14:textId="77777777" w:rsidTr="000476C5">
        <w:tc>
          <w:tcPr>
            <w:tcW w:w="0" w:type="auto"/>
          </w:tcPr>
          <w:p w14:paraId="763B8D0D" w14:textId="77777777" w:rsidR="00343D62" w:rsidRDefault="00343D62" w:rsidP="000476C5">
            <w:pPr>
              <w:rPr>
                <w:rFonts w:ascii="Aptos" w:eastAsia="Aptos" w:hAnsi="Aptos"/>
              </w:rPr>
            </w:pPr>
            <m:oMathPara>
              <m:oMath>
                <m:r>
                  <m:rPr>
                    <m:sty m:val="p"/>
                  </m:rPr>
                  <w:rPr>
                    <w:rFonts w:ascii="Cambria Math" w:eastAsia="Aptos" w:hAnsi="Cambria Math"/>
                  </w:rPr>
                  <m:t>HDem</m:t>
                </m:r>
              </m:oMath>
            </m:oMathPara>
          </w:p>
        </w:tc>
        <w:tc>
          <w:tcPr>
            <w:tcW w:w="0" w:type="auto"/>
          </w:tcPr>
          <w:p w14:paraId="659F3224" w14:textId="77777777" w:rsidR="00343D62" w:rsidRPr="00083EEF" w:rsidRDefault="00343D62" w:rsidP="000476C5">
            <w:pPr>
              <w:jc w:val="center"/>
              <w:rPr>
                <w:rFonts w:ascii="Consolas" w:hAnsi="Consolas" w:cs="Courier New"/>
              </w:rPr>
            </w:pPr>
            <w:r w:rsidRPr="00083EEF">
              <w:rPr>
                <w:rFonts w:ascii="Consolas" w:hAnsi="Consolas" w:cs="Courier New"/>
              </w:rPr>
              <w:t>m.H2_Demand_Met</w:t>
            </w:r>
          </w:p>
        </w:tc>
        <w:tc>
          <w:tcPr>
            <w:tcW w:w="0" w:type="auto"/>
          </w:tcPr>
          <w:p w14:paraId="27538A30" w14:textId="77777777" w:rsidR="00343D62" w:rsidRDefault="00343D62" w:rsidP="000476C5">
            <w:r>
              <w:t xml:space="preserve">The amount of hydrogen demand that is met (i.e., the amount of hydrogen consumption for end uses) at each node in each </w:t>
            </w:r>
            <w:proofErr w:type="gramStart"/>
            <w:r>
              <w:t>time period</w:t>
            </w:r>
            <w:proofErr w:type="gramEnd"/>
            <w:r>
              <w:t>.</w:t>
            </w:r>
          </w:p>
        </w:tc>
        <w:tc>
          <w:tcPr>
            <w:tcW w:w="0" w:type="auto"/>
          </w:tcPr>
          <w:p w14:paraId="4AE9179F"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6B3C13D6"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7AD1FA37" w14:textId="77777777" w:rsidR="00343D62" w:rsidRDefault="00343D62" w:rsidP="000476C5">
            <w:r>
              <w:t>kg</w:t>
            </w:r>
          </w:p>
        </w:tc>
      </w:tr>
      <w:tr w:rsidR="00343D62" w14:paraId="49868756" w14:textId="77777777" w:rsidTr="000476C5">
        <w:tc>
          <w:tcPr>
            <w:tcW w:w="0" w:type="auto"/>
          </w:tcPr>
          <w:p w14:paraId="12B6B51A" w14:textId="77777777" w:rsidR="00343D62" w:rsidRDefault="00343D62" w:rsidP="000476C5">
            <w:pPr>
              <w:rPr>
                <w:rFonts w:ascii="Aptos" w:eastAsia="Aptos" w:hAnsi="Aptos"/>
              </w:rPr>
            </w:pPr>
            <m:oMathPara>
              <m:oMath>
                <m:r>
                  <m:rPr>
                    <m:sty m:val="p"/>
                  </m:rPr>
                  <w:rPr>
                    <w:rFonts w:ascii="Cambria Math" w:eastAsia="Aptos" w:hAnsi="Cambria Math"/>
                  </w:rPr>
                  <m:t>HUn</m:t>
                </m:r>
              </m:oMath>
            </m:oMathPara>
          </w:p>
        </w:tc>
        <w:tc>
          <w:tcPr>
            <w:tcW w:w="0" w:type="auto"/>
          </w:tcPr>
          <w:p w14:paraId="064E5BA6" w14:textId="77777777" w:rsidR="00343D62" w:rsidRPr="00083EEF" w:rsidRDefault="00343D62" w:rsidP="000476C5">
            <w:pPr>
              <w:jc w:val="center"/>
              <w:rPr>
                <w:rFonts w:ascii="Consolas" w:hAnsi="Consolas" w:cs="Courier New"/>
              </w:rPr>
            </w:pPr>
            <w:r w:rsidRPr="00083EEF">
              <w:rPr>
                <w:rFonts w:ascii="Consolas" w:hAnsi="Consolas" w:cs="Courier New"/>
              </w:rPr>
              <w:t>m.H2_Unserved</w:t>
            </w:r>
          </w:p>
        </w:tc>
        <w:tc>
          <w:tcPr>
            <w:tcW w:w="0" w:type="auto"/>
          </w:tcPr>
          <w:p w14:paraId="071EA16F" w14:textId="77777777" w:rsidR="00343D62" w:rsidRDefault="00343D62" w:rsidP="000476C5">
            <w:r>
              <w:t>The amount of hydrogen demand (e.g., for end uses) that is met/not provided in the model.</w:t>
            </w:r>
          </w:p>
        </w:tc>
        <w:tc>
          <w:tcPr>
            <w:tcW w:w="0" w:type="auto"/>
          </w:tcPr>
          <w:p w14:paraId="3D23E6A8"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255491E0"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386D05DB" w14:textId="77777777" w:rsidR="00343D62" w:rsidRDefault="00343D62" w:rsidP="000476C5">
            <w:r>
              <w:t>kg</w:t>
            </w:r>
          </w:p>
        </w:tc>
      </w:tr>
      <w:tr w:rsidR="00343D62" w14:paraId="3A4C7A9F" w14:textId="77777777" w:rsidTr="000476C5">
        <w:tc>
          <w:tcPr>
            <w:tcW w:w="0" w:type="auto"/>
          </w:tcPr>
          <w:p w14:paraId="4902D3D8" w14:textId="77777777" w:rsidR="00343D62" w:rsidRDefault="00343D62" w:rsidP="000476C5">
            <w:pPr>
              <w:rPr>
                <w:rFonts w:ascii="Aptos" w:eastAsia="Aptos" w:hAnsi="Aptos"/>
              </w:rPr>
            </w:pPr>
            <m:oMathPara>
              <m:oMath>
                <m:r>
                  <m:rPr>
                    <m:sty m:val="p"/>
                  </m:rPr>
                  <w:rPr>
                    <w:rFonts w:ascii="Cambria Math" w:eastAsia="Aptos" w:hAnsi="Cambria Math"/>
                  </w:rPr>
                  <m:t>HOv</m:t>
                </m:r>
              </m:oMath>
            </m:oMathPara>
          </w:p>
        </w:tc>
        <w:tc>
          <w:tcPr>
            <w:tcW w:w="0" w:type="auto"/>
          </w:tcPr>
          <w:p w14:paraId="0C85EB00" w14:textId="77777777" w:rsidR="00343D62" w:rsidRPr="00083EEF" w:rsidRDefault="00343D62" w:rsidP="000476C5">
            <w:pPr>
              <w:jc w:val="center"/>
              <w:rPr>
                <w:rFonts w:ascii="Consolas" w:hAnsi="Consolas" w:cs="Courier New"/>
              </w:rPr>
            </w:pPr>
            <w:r w:rsidRPr="00083EEF">
              <w:rPr>
                <w:rFonts w:ascii="Consolas" w:hAnsi="Consolas" w:cs="Courier New"/>
              </w:rPr>
              <w:t>m.H2_Overserved</w:t>
            </w:r>
          </w:p>
        </w:tc>
        <w:tc>
          <w:tcPr>
            <w:tcW w:w="0" w:type="auto"/>
          </w:tcPr>
          <w:p w14:paraId="08951733" w14:textId="77777777" w:rsidR="00343D62" w:rsidRDefault="00343D62" w:rsidP="000476C5">
            <w:r>
              <w:t xml:space="preserve">The amount of excess hydrogen available at each node in each </w:t>
            </w:r>
            <w:proofErr w:type="gramStart"/>
            <w:r>
              <w:t>time period</w:t>
            </w:r>
            <w:proofErr w:type="gramEnd"/>
            <w:r>
              <w:t>.</w:t>
            </w:r>
          </w:p>
        </w:tc>
        <w:tc>
          <w:tcPr>
            <w:tcW w:w="0" w:type="auto"/>
          </w:tcPr>
          <w:p w14:paraId="5AA7BBD8"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6FDE2FC6"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39DBA4C2" w14:textId="77777777" w:rsidR="00343D62" w:rsidRDefault="00343D62" w:rsidP="000476C5">
            <w:r>
              <w:t>kg</w:t>
            </w:r>
          </w:p>
        </w:tc>
      </w:tr>
      <w:tr w:rsidR="00343D62" w14:paraId="16A85CE6" w14:textId="77777777" w:rsidTr="000476C5">
        <w:tc>
          <w:tcPr>
            <w:tcW w:w="0" w:type="auto"/>
          </w:tcPr>
          <w:p w14:paraId="2308FEEE" w14:textId="77777777" w:rsidR="00343D62" w:rsidRDefault="00343D62" w:rsidP="000476C5">
            <w:pPr>
              <w:rPr>
                <w:rFonts w:ascii="Aptos" w:eastAsia="Aptos" w:hAnsi="Aptos"/>
              </w:rPr>
            </w:pPr>
            <m:oMathPara>
              <m:oMath>
                <m:r>
                  <m:rPr>
                    <m:sty m:val="p"/>
                  </m:rPr>
                  <w:rPr>
                    <w:rFonts w:ascii="Cambria Math" w:eastAsia="Aptos" w:hAnsi="Cambria Math"/>
                  </w:rPr>
                  <m:t>HIm</m:t>
                </m:r>
              </m:oMath>
            </m:oMathPara>
          </w:p>
        </w:tc>
        <w:tc>
          <w:tcPr>
            <w:tcW w:w="0" w:type="auto"/>
          </w:tcPr>
          <w:p w14:paraId="2B28A9C8" w14:textId="77777777" w:rsidR="00343D62" w:rsidRPr="00083EEF" w:rsidRDefault="00343D62" w:rsidP="000476C5">
            <w:pPr>
              <w:jc w:val="center"/>
              <w:rPr>
                <w:rFonts w:ascii="Consolas" w:hAnsi="Consolas" w:cs="Courier New"/>
              </w:rPr>
            </w:pPr>
            <w:r w:rsidRPr="00083EEF">
              <w:rPr>
                <w:rFonts w:ascii="Consolas" w:hAnsi="Consolas" w:cs="Courier New"/>
              </w:rPr>
              <w:t>m.H2_Imports</w:t>
            </w:r>
          </w:p>
        </w:tc>
        <w:tc>
          <w:tcPr>
            <w:tcW w:w="0" w:type="auto"/>
          </w:tcPr>
          <w:p w14:paraId="520635C5" w14:textId="77777777" w:rsidR="00343D62" w:rsidRDefault="00343D62" w:rsidP="000476C5">
            <w:r>
              <w:t xml:space="preserve">The amount of hydrogen imported from outside the system at each node in each </w:t>
            </w:r>
            <w:proofErr w:type="gramStart"/>
            <w:r>
              <w:t>time period</w:t>
            </w:r>
            <w:proofErr w:type="gramEnd"/>
            <w:r>
              <w:t>.</w:t>
            </w:r>
          </w:p>
        </w:tc>
        <w:tc>
          <w:tcPr>
            <w:tcW w:w="0" w:type="auto"/>
          </w:tcPr>
          <w:p w14:paraId="5349B7C8"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4E1C5F1A"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3179546B" w14:textId="77777777" w:rsidR="00343D62" w:rsidRDefault="00343D62" w:rsidP="000476C5">
            <w:r>
              <w:t>kg</w:t>
            </w:r>
          </w:p>
        </w:tc>
      </w:tr>
      <w:tr w:rsidR="00343D62" w14:paraId="456D478F" w14:textId="77777777" w:rsidTr="000476C5">
        <w:tc>
          <w:tcPr>
            <w:tcW w:w="0" w:type="auto"/>
          </w:tcPr>
          <w:p w14:paraId="540096BB" w14:textId="77777777" w:rsidR="00343D62" w:rsidRDefault="00343D62" w:rsidP="000476C5">
            <w:pPr>
              <w:rPr>
                <w:rFonts w:ascii="Aptos" w:eastAsia="Aptos" w:hAnsi="Aptos"/>
              </w:rPr>
            </w:pPr>
            <m:oMathPara>
              <m:oMath>
                <m:r>
                  <m:rPr>
                    <m:sty m:val="p"/>
                  </m:rPr>
                  <w:rPr>
                    <w:rFonts w:ascii="Cambria Math" w:eastAsia="Aptos" w:hAnsi="Cambria Math"/>
                  </w:rPr>
                  <w:lastRenderedPageBreak/>
                  <m:t>HEx</m:t>
                </m:r>
              </m:oMath>
            </m:oMathPara>
          </w:p>
        </w:tc>
        <w:tc>
          <w:tcPr>
            <w:tcW w:w="0" w:type="auto"/>
          </w:tcPr>
          <w:p w14:paraId="35A36019" w14:textId="77777777" w:rsidR="00343D62" w:rsidRPr="00083EEF" w:rsidRDefault="00343D62" w:rsidP="000476C5">
            <w:pPr>
              <w:jc w:val="center"/>
              <w:rPr>
                <w:rFonts w:ascii="Consolas" w:hAnsi="Consolas" w:cs="Courier New"/>
              </w:rPr>
            </w:pPr>
            <w:r w:rsidRPr="00083EEF">
              <w:rPr>
                <w:rFonts w:ascii="Consolas" w:hAnsi="Consolas" w:cs="Courier New"/>
              </w:rPr>
              <w:t>m.H2_Exports</w:t>
            </w:r>
          </w:p>
        </w:tc>
        <w:tc>
          <w:tcPr>
            <w:tcW w:w="0" w:type="auto"/>
          </w:tcPr>
          <w:p w14:paraId="57AA6297" w14:textId="77777777" w:rsidR="00343D62" w:rsidRDefault="00343D62" w:rsidP="000476C5">
            <w:r>
              <w:t xml:space="preserve">The amount of hydrogen </w:t>
            </w:r>
            <w:proofErr w:type="gramStart"/>
            <w:r>
              <w:t>exported to</w:t>
            </w:r>
            <w:proofErr w:type="gramEnd"/>
            <w:r>
              <w:t xml:space="preserve"> outside the system at each node in each </w:t>
            </w:r>
            <w:proofErr w:type="gramStart"/>
            <w:r>
              <w:t>time period</w:t>
            </w:r>
            <w:proofErr w:type="gramEnd"/>
            <w:r>
              <w:t>.</w:t>
            </w:r>
          </w:p>
        </w:tc>
        <w:tc>
          <w:tcPr>
            <w:tcW w:w="0" w:type="auto"/>
          </w:tcPr>
          <w:p w14:paraId="3E952DF2" w14:textId="77777777" w:rsidR="00343D62" w:rsidRDefault="00343D62" w:rsidP="000476C5">
            <w:pPr>
              <w:rPr>
                <w:rFonts w:ascii="Aptos" w:eastAsia="Aptos" w:hAnsi="Aptos"/>
              </w:rPr>
            </w:pPr>
            <m:oMathPara>
              <m:oMath>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7C1076C0"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1EA89BCA" w14:textId="77777777" w:rsidR="00343D62" w:rsidRDefault="00343D62" w:rsidP="000476C5">
            <w:r>
              <w:t>kg</w:t>
            </w:r>
          </w:p>
        </w:tc>
      </w:tr>
      <w:tr w:rsidR="00343D62" w14:paraId="36B9BD0C" w14:textId="77777777" w:rsidTr="000476C5">
        <w:tc>
          <w:tcPr>
            <w:tcW w:w="0" w:type="auto"/>
            <w:gridSpan w:val="6"/>
          </w:tcPr>
          <w:p w14:paraId="0C5F151D" w14:textId="77777777" w:rsidR="00343D62" w:rsidRDefault="00343D62" w:rsidP="000476C5">
            <w:r>
              <w:t>Hydrogen storage variables</w:t>
            </w:r>
          </w:p>
        </w:tc>
      </w:tr>
      <w:tr w:rsidR="00343D62" w14:paraId="4D7322F5" w14:textId="77777777" w:rsidTr="000476C5">
        <w:tc>
          <w:tcPr>
            <w:tcW w:w="0" w:type="auto"/>
          </w:tcPr>
          <w:p w14:paraId="0E964217" w14:textId="77777777" w:rsidR="00343D62" w:rsidRDefault="00343D62" w:rsidP="000476C5">
            <w:pPr>
              <w:rPr>
                <w:rFonts w:ascii="Aptos" w:eastAsia="Aptos" w:hAnsi="Aptos"/>
              </w:rPr>
            </w:pPr>
            <m:oMathPara>
              <m:oMath>
                <m:r>
                  <m:rPr>
                    <m:sty m:val="p"/>
                  </m:rPr>
                  <w:rPr>
                    <w:rFonts w:ascii="Cambria Math" w:eastAsia="Aptos" w:hAnsi="Cambria Math"/>
                  </w:rPr>
                  <m:t>SCh</m:t>
                </m:r>
              </m:oMath>
            </m:oMathPara>
          </w:p>
        </w:tc>
        <w:tc>
          <w:tcPr>
            <w:tcW w:w="0" w:type="auto"/>
          </w:tcPr>
          <w:p w14:paraId="35721FD5"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m.Storage_Charge</w:t>
            </w:r>
            <w:proofErr w:type="spellEnd"/>
          </w:p>
        </w:tc>
        <w:tc>
          <w:tcPr>
            <w:tcW w:w="0" w:type="auto"/>
          </w:tcPr>
          <w:p w14:paraId="763C000C" w14:textId="77777777" w:rsidR="00343D62" w:rsidRDefault="00343D62" w:rsidP="000476C5">
            <w:r>
              <w:t xml:space="preserve">The amount of hydrogen charged into storage for each storage technology at each node in each </w:t>
            </w:r>
            <w:proofErr w:type="gramStart"/>
            <w:r>
              <w:t xml:space="preserve">time </w:t>
            </w:r>
            <w:r w:rsidRPr="000B0881">
              <w:t>period</w:t>
            </w:r>
            <w:proofErr w:type="gramEnd"/>
            <w:r w:rsidRPr="000B0881">
              <w:t>. Positive values represent hydrogen injected into storage and negative values represent hydrogen withdrawn from storage.</w:t>
            </w:r>
          </w:p>
        </w:tc>
        <w:tc>
          <w:tcPr>
            <w:tcW w:w="0" w:type="auto"/>
          </w:tcPr>
          <w:p w14:paraId="76DACC1C" w14:textId="77777777" w:rsidR="00343D62" w:rsidRDefault="00343D62" w:rsidP="000476C5">
            <w:pPr>
              <w:rPr>
                <w:rFonts w:ascii="Aptos" w:eastAsia="Aptos" w:hAnsi="Aptos"/>
              </w:rPr>
            </w:pPr>
            <m:oMathPara>
              <m:oMath>
                <m:r>
                  <m:rPr>
                    <m:sty m:val="p"/>
                  </m:rPr>
                  <w:rPr>
                    <w:rFonts w:ascii="Cambria Math" w:hAnsi="Cambria Math"/>
                  </w:rPr>
                  <m:t>S</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42D542D6" w14:textId="77777777" w:rsidR="00343D62" w:rsidRDefault="00343D62" w:rsidP="000476C5">
            <w:pPr>
              <w:rPr>
                <w:rFonts w:ascii="Aptos" w:eastAsia="Aptos" w:hAnsi="Aptos"/>
              </w:rPr>
            </w:pPr>
            <m:oMathPara>
              <m:oMath>
                <m:r>
                  <m:rPr>
                    <m:scr m:val="double-struck"/>
                  </m:rPr>
                  <w:rPr>
                    <w:rFonts w:ascii="Cambria Math" w:eastAsia="Aptos" w:hAnsi="Cambria Math"/>
                  </w:rPr>
                  <m:t>R</m:t>
                </m:r>
              </m:oMath>
            </m:oMathPara>
          </w:p>
        </w:tc>
        <w:tc>
          <w:tcPr>
            <w:tcW w:w="0" w:type="auto"/>
          </w:tcPr>
          <w:p w14:paraId="0A71DE8B" w14:textId="77777777" w:rsidR="00343D62" w:rsidRDefault="00343D62" w:rsidP="000476C5">
            <w:r>
              <w:t>kg</w:t>
            </w:r>
          </w:p>
        </w:tc>
      </w:tr>
      <w:tr w:rsidR="00343D62" w14:paraId="04D00A18" w14:textId="77777777" w:rsidTr="000476C5">
        <w:tc>
          <w:tcPr>
            <w:tcW w:w="0" w:type="auto"/>
          </w:tcPr>
          <w:p w14:paraId="5510EE24" w14:textId="77777777" w:rsidR="00343D62" w:rsidRDefault="00343D62" w:rsidP="000476C5">
            <w:pPr>
              <w:rPr>
                <w:rFonts w:ascii="Aptos" w:eastAsia="Aptos" w:hAnsi="Aptos"/>
              </w:rPr>
            </w:pPr>
            <m:oMathPara>
              <m:oMath>
                <m:r>
                  <m:rPr>
                    <m:sty m:val="p"/>
                  </m:rPr>
                  <w:rPr>
                    <w:rFonts w:ascii="Cambria Math" w:eastAsia="Aptos" w:hAnsi="Cambria Math"/>
                  </w:rPr>
                  <m:t>SLev</m:t>
                </m:r>
              </m:oMath>
            </m:oMathPara>
          </w:p>
        </w:tc>
        <w:tc>
          <w:tcPr>
            <w:tcW w:w="0" w:type="auto"/>
          </w:tcPr>
          <w:p w14:paraId="058CAC74"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m.Storage_Level</w:t>
            </w:r>
            <w:proofErr w:type="spellEnd"/>
          </w:p>
        </w:tc>
        <w:tc>
          <w:tcPr>
            <w:tcW w:w="0" w:type="auto"/>
          </w:tcPr>
          <w:p w14:paraId="00C09BA9" w14:textId="77777777" w:rsidR="00343D62" w:rsidRDefault="00343D62" w:rsidP="000476C5">
            <w:r>
              <w:t xml:space="preserve">The amount of hydrogen stored for each storage technology at each node at a given </w:t>
            </w:r>
            <w:proofErr w:type="gramStart"/>
            <w:r>
              <w:t>time period</w:t>
            </w:r>
            <w:proofErr w:type="gramEnd"/>
            <w:r>
              <w:t>.</w:t>
            </w:r>
          </w:p>
        </w:tc>
        <w:tc>
          <w:tcPr>
            <w:tcW w:w="0" w:type="auto"/>
          </w:tcPr>
          <w:p w14:paraId="78205ABD" w14:textId="77777777" w:rsidR="00343D62" w:rsidRDefault="00343D62" w:rsidP="000476C5">
            <w:pPr>
              <w:rPr>
                <w:rFonts w:ascii="Aptos" w:eastAsia="Aptos" w:hAnsi="Aptos"/>
              </w:rPr>
            </w:pPr>
            <m:oMathPara>
              <m:oMath>
                <m:r>
                  <m:rPr>
                    <m:sty m:val="p"/>
                  </m:rPr>
                  <w:rPr>
                    <w:rFonts w:ascii="Cambria Math" w:hAnsi="Cambria Math"/>
                  </w:rPr>
                  <m:t>S</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0C45F548"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72DF8A78" w14:textId="77777777" w:rsidR="00343D62" w:rsidRDefault="00343D62" w:rsidP="000476C5">
            <w:r>
              <w:t>kg</w:t>
            </w:r>
          </w:p>
        </w:tc>
      </w:tr>
      <w:tr w:rsidR="00343D62" w14:paraId="6D19EC5D" w14:textId="77777777" w:rsidTr="000476C5">
        <w:tc>
          <w:tcPr>
            <w:tcW w:w="0" w:type="auto"/>
          </w:tcPr>
          <w:p w14:paraId="3C1FEECB" w14:textId="77777777" w:rsidR="00343D62" w:rsidRDefault="00343D62" w:rsidP="000476C5">
            <w:pPr>
              <w:rPr>
                <w:rFonts w:ascii="Aptos" w:eastAsia="Aptos" w:hAnsi="Aptos"/>
              </w:rPr>
            </w:pPr>
            <m:oMathPara>
              <m:oMath>
                <m:r>
                  <m:rPr>
                    <m:sty m:val="p"/>
                  </m:rPr>
                  <w:rPr>
                    <w:rFonts w:ascii="Cambria Math" w:eastAsia="Aptos" w:hAnsi="Cambria Math"/>
                  </w:rPr>
                  <m:t>SOpex</m:t>
                </m:r>
              </m:oMath>
            </m:oMathPara>
          </w:p>
        </w:tc>
        <w:tc>
          <w:tcPr>
            <w:tcW w:w="0" w:type="auto"/>
          </w:tcPr>
          <w:p w14:paraId="3018C4CD"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m.Storage_Charge_OPEX</w:t>
            </w:r>
            <w:proofErr w:type="spellEnd"/>
          </w:p>
        </w:tc>
        <w:tc>
          <w:tcPr>
            <w:tcW w:w="0" w:type="auto"/>
          </w:tcPr>
          <w:p w14:paraId="4142CB42" w14:textId="77777777" w:rsidR="00343D62" w:rsidRDefault="00343D62" w:rsidP="000476C5">
            <w:r>
              <w:t xml:space="preserve">The operating cost for charging storage for each storage technology at each node in each </w:t>
            </w:r>
            <w:proofErr w:type="gramStart"/>
            <w:r>
              <w:t>time period</w:t>
            </w:r>
            <w:proofErr w:type="gramEnd"/>
            <w:r>
              <w:t>.</w:t>
            </w:r>
          </w:p>
        </w:tc>
        <w:tc>
          <w:tcPr>
            <w:tcW w:w="0" w:type="auto"/>
          </w:tcPr>
          <w:p w14:paraId="3A7C7433" w14:textId="77777777" w:rsidR="00343D62" w:rsidRDefault="00343D62" w:rsidP="000476C5">
            <w:pPr>
              <w:rPr>
                <w:rFonts w:ascii="Aptos" w:eastAsia="Aptos" w:hAnsi="Aptos"/>
              </w:rPr>
            </w:pPr>
            <m:oMathPara>
              <m:oMath>
                <m:r>
                  <m:rPr>
                    <m:sty m:val="p"/>
                  </m:rPr>
                  <w:rPr>
                    <w:rFonts w:ascii="Cambria Math" w:hAnsi="Cambria Math"/>
                  </w:rPr>
                  <m:t>S</m:t>
                </m:r>
                <m:r>
                  <w:rPr>
                    <w:rFonts w:ascii="Cambria Math" w:hAnsi="Cambria Math"/>
                  </w:rPr>
                  <m:t>,</m:t>
                </m:r>
                <m:r>
                  <m:rPr>
                    <m:sty m:val="p"/>
                  </m:rPr>
                  <w:rPr>
                    <w:rFonts w:ascii="Cambria Math" w:hAnsi="Cambria Math"/>
                  </w:rPr>
                  <m:t>N</m:t>
                </m:r>
                <m:r>
                  <w:rPr>
                    <w:rFonts w:ascii="Cambria Math" w:hAnsi="Cambria Math"/>
                  </w:rPr>
                  <m:t>, </m:t>
                </m:r>
                <m:r>
                  <m:rPr>
                    <m:sty m:val="p"/>
                  </m:rPr>
                  <w:rPr>
                    <w:rFonts w:ascii="Cambria Math" w:hAnsi="Cambria Math"/>
                  </w:rPr>
                  <m:t>t</m:t>
                </m:r>
              </m:oMath>
            </m:oMathPara>
          </w:p>
        </w:tc>
        <w:tc>
          <w:tcPr>
            <w:tcW w:w="0" w:type="auto"/>
          </w:tcPr>
          <w:p w14:paraId="53829E78"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5506488B" w14:textId="77777777" w:rsidR="00343D62" w:rsidRDefault="00343D62" w:rsidP="000476C5">
            <w:r>
              <w:t>$</w:t>
            </w:r>
          </w:p>
        </w:tc>
      </w:tr>
      <w:tr w:rsidR="00343D62" w14:paraId="4F62F040" w14:textId="77777777" w:rsidTr="000476C5">
        <w:tc>
          <w:tcPr>
            <w:tcW w:w="0" w:type="auto"/>
            <w:gridSpan w:val="6"/>
          </w:tcPr>
          <w:p w14:paraId="168D8CE5" w14:textId="77777777" w:rsidR="00343D62" w:rsidRDefault="00343D62" w:rsidP="000476C5">
            <w:r>
              <w:t>Transmission variables</w:t>
            </w:r>
          </w:p>
        </w:tc>
      </w:tr>
      <w:tr w:rsidR="00343D62" w14:paraId="17571CB4" w14:textId="77777777" w:rsidTr="000476C5">
        <w:tc>
          <w:tcPr>
            <w:tcW w:w="0" w:type="auto"/>
          </w:tcPr>
          <w:p w14:paraId="21A7B6E5" w14:textId="77777777" w:rsidR="00343D62" w:rsidRDefault="00343D62" w:rsidP="000476C5">
            <w:pPr>
              <w:rPr>
                <w:rFonts w:ascii="Aptos" w:eastAsia="Aptos" w:hAnsi="Aptos"/>
              </w:rPr>
            </w:pPr>
            <m:oMathPara>
              <m:oMath>
                <m:r>
                  <m:rPr>
                    <m:sty m:val="p"/>
                  </m:rPr>
                  <w:rPr>
                    <w:rFonts w:ascii="Cambria Math" w:eastAsia="Aptos" w:hAnsi="Cambria Math"/>
                  </w:rPr>
                  <m:t>LFlow</m:t>
                </m:r>
              </m:oMath>
            </m:oMathPara>
          </w:p>
        </w:tc>
        <w:tc>
          <w:tcPr>
            <w:tcW w:w="0" w:type="auto"/>
          </w:tcPr>
          <w:p w14:paraId="3A203B65"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m.Link_Flow</w:t>
            </w:r>
            <w:proofErr w:type="spellEnd"/>
          </w:p>
        </w:tc>
        <w:tc>
          <w:tcPr>
            <w:tcW w:w="0" w:type="auto"/>
          </w:tcPr>
          <w:p w14:paraId="0193611F" w14:textId="77777777" w:rsidR="00343D62" w:rsidRDefault="00343D62" w:rsidP="000476C5">
            <w:r>
              <w:t xml:space="preserve">The hydrogen </w:t>
            </w:r>
            <w:proofErr w:type="gramStart"/>
            <w:r>
              <w:t>flow</w:t>
            </w:r>
            <w:proofErr w:type="gramEnd"/>
            <w:r>
              <w:t xml:space="preserve"> between zones for each link in each </w:t>
            </w:r>
            <w:proofErr w:type="gramStart"/>
            <w:r>
              <w:t>time period</w:t>
            </w:r>
            <w:proofErr w:type="gramEnd"/>
            <w:r>
              <w:t>. Positive values represent flow in the direction specified by the link name and negative values represent flow in the opposite direction (e.g., for link ‘A to B’, positive values represent flow to node B and negative values represent flow to node A).</w:t>
            </w:r>
          </w:p>
        </w:tc>
        <w:tc>
          <w:tcPr>
            <w:tcW w:w="0" w:type="auto"/>
          </w:tcPr>
          <w:p w14:paraId="0E01840F" w14:textId="77777777" w:rsidR="00343D62" w:rsidRDefault="00343D62" w:rsidP="000476C5">
            <w:pPr>
              <w:rPr>
                <w:rFonts w:ascii="Aptos" w:eastAsia="Aptos" w:hAnsi="Aptos"/>
              </w:rPr>
            </w:pPr>
            <m:oMathPara>
              <m:oMath>
                <m:r>
                  <m:rPr>
                    <m:sty m:val="p"/>
                  </m:rPr>
                  <w:rPr>
                    <w:rFonts w:ascii="Cambria Math" w:hAnsi="Cambria Math"/>
                  </w:rPr>
                  <m:t>L</m:t>
                </m:r>
                <m:r>
                  <w:rPr>
                    <w:rFonts w:ascii="Cambria Math" w:hAnsi="Cambria Math"/>
                  </w:rPr>
                  <m:t>, </m:t>
                </m:r>
                <m:r>
                  <m:rPr>
                    <m:sty m:val="p"/>
                  </m:rPr>
                  <w:rPr>
                    <w:rFonts w:ascii="Cambria Math" w:hAnsi="Cambria Math"/>
                  </w:rPr>
                  <m:t>t</m:t>
                </m:r>
              </m:oMath>
            </m:oMathPara>
          </w:p>
        </w:tc>
        <w:tc>
          <w:tcPr>
            <w:tcW w:w="0" w:type="auto"/>
          </w:tcPr>
          <w:p w14:paraId="6B33E3DA" w14:textId="77777777" w:rsidR="00343D62" w:rsidRDefault="00343D62" w:rsidP="000476C5">
            <w:pPr>
              <w:rPr>
                <w:rFonts w:ascii="Aptos" w:eastAsia="Aptos" w:hAnsi="Aptos"/>
              </w:rPr>
            </w:pPr>
            <m:oMathPara>
              <m:oMath>
                <m:r>
                  <m:rPr>
                    <m:scr m:val="double-struck"/>
                  </m:rPr>
                  <w:rPr>
                    <w:rFonts w:ascii="Cambria Math" w:eastAsia="Aptos" w:hAnsi="Cambria Math"/>
                  </w:rPr>
                  <m:t>R</m:t>
                </m:r>
              </m:oMath>
            </m:oMathPara>
          </w:p>
        </w:tc>
        <w:tc>
          <w:tcPr>
            <w:tcW w:w="0" w:type="auto"/>
          </w:tcPr>
          <w:p w14:paraId="40B91493" w14:textId="77777777" w:rsidR="00343D62" w:rsidRDefault="00343D62" w:rsidP="000476C5">
            <w:r>
              <w:t>kg</w:t>
            </w:r>
          </w:p>
        </w:tc>
      </w:tr>
      <w:tr w:rsidR="00343D62" w14:paraId="4C0BD48E" w14:textId="77777777" w:rsidTr="000476C5">
        <w:tc>
          <w:tcPr>
            <w:tcW w:w="0" w:type="auto"/>
          </w:tcPr>
          <w:p w14:paraId="03F4DBF1" w14:textId="77777777" w:rsidR="00343D62" w:rsidRDefault="00343D62" w:rsidP="000476C5">
            <w:pPr>
              <w:rPr>
                <w:rFonts w:ascii="Aptos" w:eastAsia="Aptos" w:hAnsi="Aptos"/>
              </w:rPr>
            </w:pPr>
            <m:oMathPara>
              <m:oMath>
                <m:r>
                  <m:rPr>
                    <m:sty m:val="p"/>
                  </m:rPr>
                  <w:rPr>
                    <w:rFonts w:ascii="Cambria Math" w:eastAsia="Aptos" w:hAnsi="Cambria Math"/>
                  </w:rPr>
                  <m:t>PFlow</m:t>
                </m:r>
              </m:oMath>
            </m:oMathPara>
          </w:p>
        </w:tc>
        <w:tc>
          <w:tcPr>
            <w:tcW w:w="0" w:type="auto"/>
          </w:tcPr>
          <w:p w14:paraId="63A66904"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m.Pipeline_Flow</w:t>
            </w:r>
            <w:proofErr w:type="spellEnd"/>
          </w:p>
        </w:tc>
        <w:tc>
          <w:tcPr>
            <w:tcW w:w="0" w:type="auto"/>
          </w:tcPr>
          <w:p w14:paraId="0217AEB3" w14:textId="77777777" w:rsidR="00343D62" w:rsidRDefault="00343D62" w:rsidP="000476C5">
            <w:r>
              <w:t xml:space="preserve">The hydrogen </w:t>
            </w:r>
            <w:proofErr w:type="gramStart"/>
            <w:r>
              <w:t>flow</w:t>
            </w:r>
            <w:proofErr w:type="gramEnd"/>
            <w:r>
              <w:t xml:space="preserve"> between zones for each link in each </w:t>
            </w:r>
            <w:proofErr w:type="gramStart"/>
            <w:r>
              <w:t>time period</w:t>
            </w:r>
            <w:proofErr w:type="gramEnd"/>
            <w:r>
              <w:t xml:space="preserve"> specifically via pipelines. Positive and negative values have the same meaning described for generic link flow.</w:t>
            </w:r>
          </w:p>
        </w:tc>
        <w:tc>
          <w:tcPr>
            <w:tcW w:w="0" w:type="auto"/>
          </w:tcPr>
          <w:p w14:paraId="6195C03F" w14:textId="77777777" w:rsidR="00343D62" w:rsidRDefault="00343D62" w:rsidP="000476C5">
            <w:pPr>
              <w:rPr>
                <w:rFonts w:ascii="Aptos" w:eastAsia="Aptos" w:hAnsi="Aptos"/>
              </w:rPr>
            </w:pPr>
            <m:oMathPara>
              <m:oMath>
                <m:r>
                  <m:rPr>
                    <m:sty m:val="p"/>
                  </m:rPr>
                  <w:rPr>
                    <w:rFonts w:ascii="Cambria Math" w:hAnsi="Cambria Math"/>
                  </w:rPr>
                  <m:t>L</m:t>
                </m:r>
                <m:r>
                  <w:rPr>
                    <w:rFonts w:ascii="Cambria Math" w:hAnsi="Cambria Math"/>
                  </w:rPr>
                  <m:t>, </m:t>
                </m:r>
                <m:r>
                  <m:rPr>
                    <m:sty m:val="p"/>
                  </m:rPr>
                  <w:rPr>
                    <w:rFonts w:ascii="Cambria Math" w:hAnsi="Cambria Math"/>
                  </w:rPr>
                  <m:t>t</m:t>
                </m:r>
              </m:oMath>
            </m:oMathPara>
          </w:p>
        </w:tc>
        <w:tc>
          <w:tcPr>
            <w:tcW w:w="0" w:type="auto"/>
          </w:tcPr>
          <w:p w14:paraId="48FD2C12" w14:textId="77777777" w:rsidR="00343D62" w:rsidRDefault="00343D62" w:rsidP="000476C5">
            <w:pPr>
              <w:rPr>
                <w:rFonts w:ascii="Aptos" w:eastAsia="Aptos" w:hAnsi="Aptos"/>
              </w:rPr>
            </w:pPr>
            <m:oMathPara>
              <m:oMath>
                <m:r>
                  <m:rPr>
                    <m:scr m:val="double-struck"/>
                  </m:rPr>
                  <w:rPr>
                    <w:rFonts w:ascii="Cambria Math" w:eastAsia="Aptos" w:hAnsi="Cambria Math"/>
                  </w:rPr>
                  <m:t>R</m:t>
                </m:r>
              </m:oMath>
            </m:oMathPara>
          </w:p>
        </w:tc>
        <w:tc>
          <w:tcPr>
            <w:tcW w:w="0" w:type="auto"/>
          </w:tcPr>
          <w:p w14:paraId="339090B2" w14:textId="77777777" w:rsidR="00343D62" w:rsidRDefault="00343D62" w:rsidP="000476C5">
            <w:r>
              <w:t>kg</w:t>
            </w:r>
          </w:p>
        </w:tc>
      </w:tr>
      <w:tr w:rsidR="00343D62" w14:paraId="0EA6BC3B" w14:textId="77777777" w:rsidTr="000476C5">
        <w:tc>
          <w:tcPr>
            <w:tcW w:w="0" w:type="auto"/>
          </w:tcPr>
          <w:p w14:paraId="7CE627E5" w14:textId="77777777" w:rsidR="00343D62" w:rsidRDefault="00343D62" w:rsidP="000476C5">
            <w:pPr>
              <w:rPr>
                <w:rFonts w:ascii="Aptos" w:eastAsia="Aptos" w:hAnsi="Aptos"/>
              </w:rPr>
            </w:pPr>
            <m:oMathPara>
              <m:oMath>
                <m:r>
                  <m:rPr>
                    <m:sty m:val="p"/>
                  </m:rPr>
                  <w:rPr>
                    <w:rFonts w:ascii="Cambria Math" w:eastAsia="Aptos" w:hAnsi="Cambria Math"/>
                  </w:rPr>
                  <m:t>TFlow</m:t>
                </m:r>
              </m:oMath>
            </m:oMathPara>
          </w:p>
        </w:tc>
        <w:tc>
          <w:tcPr>
            <w:tcW w:w="0" w:type="auto"/>
          </w:tcPr>
          <w:p w14:paraId="24957401"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m.Truck_Flow</w:t>
            </w:r>
            <w:proofErr w:type="spellEnd"/>
          </w:p>
        </w:tc>
        <w:tc>
          <w:tcPr>
            <w:tcW w:w="0" w:type="auto"/>
          </w:tcPr>
          <w:p w14:paraId="14900EED" w14:textId="77777777" w:rsidR="00343D62" w:rsidRDefault="00343D62" w:rsidP="000476C5">
            <w:r>
              <w:t xml:space="preserve">The hydrogen </w:t>
            </w:r>
            <w:proofErr w:type="gramStart"/>
            <w:r>
              <w:t>flow</w:t>
            </w:r>
            <w:proofErr w:type="gramEnd"/>
            <w:r>
              <w:t xml:space="preserve"> between zones for each link in each </w:t>
            </w:r>
            <w:proofErr w:type="gramStart"/>
            <w:r>
              <w:t>time period</w:t>
            </w:r>
            <w:proofErr w:type="gramEnd"/>
            <w:r>
              <w:t xml:space="preserve"> specifically via trucks. Positive and negative values have the same meaning described for generic link flow.</w:t>
            </w:r>
          </w:p>
        </w:tc>
        <w:tc>
          <w:tcPr>
            <w:tcW w:w="0" w:type="auto"/>
          </w:tcPr>
          <w:p w14:paraId="7599554A" w14:textId="77777777" w:rsidR="00343D62" w:rsidRDefault="00343D62" w:rsidP="000476C5">
            <w:pPr>
              <w:rPr>
                <w:rFonts w:ascii="Aptos" w:eastAsia="Aptos" w:hAnsi="Aptos"/>
              </w:rPr>
            </w:pPr>
            <m:oMathPara>
              <m:oMath>
                <m:r>
                  <m:rPr>
                    <m:sty m:val="p"/>
                  </m:rPr>
                  <w:rPr>
                    <w:rFonts w:ascii="Cambria Math" w:hAnsi="Cambria Math"/>
                  </w:rPr>
                  <m:t>L</m:t>
                </m:r>
                <m:r>
                  <w:rPr>
                    <w:rFonts w:ascii="Cambria Math" w:hAnsi="Cambria Math"/>
                  </w:rPr>
                  <m:t>, </m:t>
                </m:r>
                <m:r>
                  <m:rPr>
                    <m:sty m:val="p"/>
                  </m:rPr>
                  <w:rPr>
                    <w:rFonts w:ascii="Cambria Math" w:hAnsi="Cambria Math"/>
                  </w:rPr>
                  <m:t>t</m:t>
                </m:r>
              </m:oMath>
            </m:oMathPara>
          </w:p>
        </w:tc>
        <w:tc>
          <w:tcPr>
            <w:tcW w:w="0" w:type="auto"/>
          </w:tcPr>
          <w:p w14:paraId="1669E4C2" w14:textId="77777777" w:rsidR="00343D62" w:rsidRDefault="00343D62" w:rsidP="000476C5">
            <w:pPr>
              <w:rPr>
                <w:rFonts w:ascii="Aptos" w:eastAsia="Aptos" w:hAnsi="Aptos"/>
              </w:rPr>
            </w:pPr>
            <m:oMathPara>
              <m:oMath>
                <m:r>
                  <m:rPr>
                    <m:scr m:val="double-struck"/>
                  </m:rPr>
                  <w:rPr>
                    <w:rFonts w:ascii="Cambria Math" w:eastAsia="Aptos" w:hAnsi="Cambria Math"/>
                  </w:rPr>
                  <m:t>R</m:t>
                </m:r>
              </m:oMath>
            </m:oMathPara>
          </w:p>
        </w:tc>
        <w:tc>
          <w:tcPr>
            <w:tcW w:w="0" w:type="auto"/>
          </w:tcPr>
          <w:p w14:paraId="7779971A" w14:textId="77777777" w:rsidR="00343D62" w:rsidRDefault="00343D62" w:rsidP="000476C5">
            <w:r>
              <w:t>kg</w:t>
            </w:r>
          </w:p>
        </w:tc>
      </w:tr>
      <w:tr w:rsidR="00343D62" w14:paraId="5DE556FE" w14:textId="77777777" w:rsidTr="000476C5">
        <w:tc>
          <w:tcPr>
            <w:tcW w:w="0" w:type="auto"/>
          </w:tcPr>
          <w:p w14:paraId="2D8FD99C" w14:textId="77777777" w:rsidR="00343D62" w:rsidRDefault="00343D62" w:rsidP="000476C5">
            <w:pPr>
              <w:rPr>
                <w:rFonts w:ascii="Aptos" w:eastAsia="Aptos" w:hAnsi="Aptos"/>
              </w:rPr>
            </w:pPr>
            <m:oMathPara>
              <m:oMath>
                <m:r>
                  <m:rPr>
                    <m:sty m:val="p"/>
                  </m:rPr>
                  <w:rPr>
                    <w:rFonts w:ascii="Cambria Math" w:eastAsia="Aptos" w:hAnsi="Cambria Math"/>
                  </w:rPr>
                  <m:t>POpex</m:t>
                </m:r>
              </m:oMath>
            </m:oMathPara>
          </w:p>
        </w:tc>
        <w:tc>
          <w:tcPr>
            <w:tcW w:w="0" w:type="auto"/>
          </w:tcPr>
          <w:p w14:paraId="029BF5AA"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m.Pipeline_Opex</w:t>
            </w:r>
            <w:proofErr w:type="spellEnd"/>
          </w:p>
        </w:tc>
        <w:tc>
          <w:tcPr>
            <w:tcW w:w="0" w:type="auto"/>
          </w:tcPr>
          <w:p w14:paraId="342C32E1" w14:textId="77777777" w:rsidR="00343D62" w:rsidRDefault="00343D62" w:rsidP="000476C5">
            <w:r>
              <w:t xml:space="preserve">The operating costs for hydrogen flow in pipelines for each link in each </w:t>
            </w:r>
            <w:proofErr w:type="gramStart"/>
            <w:r>
              <w:t>time period</w:t>
            </w:r>
            <w:proofErr w:type="gramEnd"/>
            <w:r>
              <w:t>.</w:t>
            </w:r>
          </w:p>
        </w:tc>
        <w:tc>
          <w:tcPr>
            <w:tcW w:w="0" w:type="auto"/>
          </w:tcPr>
          <w:p w14:paraId="1EA8BD75" w14:textId="77777777" w:rsidR="00343D62" w:rsidRDefault="00343D62" w:rsidP="000476C5">
            <w:pPr>
              <w:rPr>
                <w:rFonts w:ascii="Aptos" w:eastAsia="Aptos" w:hAnsi="Aptos"/>
              </w:rPr>
            </w:pPr>
            <m:oMathPara>
              <m:oMath>
                <m:r>
                  <m:rPr>
                    <m:sty m:val="p"/>
                  </m:rPr>
                  <w:rPr>
                    <w:rFonts w:ascii="Cambria Math" w:hAnsi="Cambria Math"/>
                  </w:rPr>
                  <m:t>L</m:t>
                </m:r>
                <m:r>
                  <w:rPr>
                    <w:rFonts w:ascii="Cambria Math" w:hAnsi="Cambria Math"/>
                  </w:rPr>
                  <m:t>, </m:t>
                </m:r>
                <m:r>
                  <m:rPr>
                    <m:sty m:val="p"/>
                  </m:rPr>
                  <w:rPr>
                    <w:rFonts w:ascii="Cambria Math" w:hAnsi="Cambria Math"/>
                  </w:rPr>
                  <m:t>t</m:t>
                </m:r>
              </m:oMath>
            </m:oMathPara>
          </w:p>
        </w:tc>
        <w:tc>
          <w:tcPr>
            <w:tcW w:w="0" w:type="auto"/>
          </w:tcPr>
          <w:p w14:paraId="4A78E235"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1A8AE7A5" w14:textId="77777777" w:rsidR="00343D62" w:rsidRDefault="00343D62" w:rsidP="000476C5">
            <w:r>
              <w:t>kg</w:t>
            </w:r>
          </w:p>
        </w:tc>
      </w:tr>
      <w:tr w:rsidR="00343D62" w14:paraId="1A5F9DA6" w14:textId="77777777" w:rsidTr="000476C5">
        <w:tc>
          <w:tcPr>
            <w:tcW w:w="0" w:type="auto"/>
          </w:tcPr>
          <w:p w14:paraId="42473500" w14:textId="77777777" w:rsidR="00343D62" w:rsidRDefault="00343D62" w:rsidP="000476C5">
            <w:pPr>
              <w:rPr>
                <w:rFonts w:ascii="Aptos" w:eastAsia="Aptos" w:hAnsi="Aptos"/>
              </w:rPr>
            </w:pPr>
            <m:oMathPara>
              <m:oMath>
                <m:r>
                  <m:rPr>
                    <m:sty m:val="p"/>
                  </m:rPr>
                  <w:rPr>
                    <w:rFonts w:ascii="Cambria Math" w:eastAsia="Aptos" w:hAnsi="Cambria Math"/>
                  </w:rPr>
                  <w:lastRenderedPageBreak/>
                  <m:t>TOpex</m:t>
                </m:r>
              </m:oMath>
            </m:oMathPara>
          </w:p>
        </w:tc>
        <w:tc>
          <w:tcPr>
            <w:tcW w:w="0" w:type="auto"/>
          </w:tcPr>
          <w:p w14:paraId="40C91BF7" w14:textId="77777777" w:rsidR="00343D62" w:rsidRPr="00083EEF" w:rsidRDefault="00343D62" w:rsidP="000476C5">
            <w:pPr>
              <w:jc w:val="center"/>
              <w:rPr>
                <w:rFonts w:ascii="Consolas" w:hAnsi="Consolas" w:cs="Courier New"/>
              </w:rPr>
            </w:pPr>
            <w:proofErr w:type="spellStart"/>
            <w:r w:rsidRPr="00083EEF">
              <w:rPr>
                <w:rFonts w:ascii="Consolas" w:hAnsi="Consolas" w:cs="Courier New"/>
              </w:rPr>
              <w:t>m.Truck_Cost</w:t>
            </w:r>
            <w:proofErr w:type="spellEnd"/>
          </w:p>
        </w:tc>
        <w:tc>
          <w:tcPr>
            <w:tcW w:w="0" w:type="auto"/>
          </w:tcPr>
          <w:p w14:paraId="7E4299D5" w14:textId="77777777" w:rsidR="00343D62" w:rsidRDefault="00343D62" w:rsidP="000476C5">
            <w:r>
              <w:t xml:space="preserve">The levelized costs for hydrogen flow via trucks for each link in each </w:t>
            </w:r>
            <w:proofErr w:type="gramStart"/>
            <w:r>
              <w:t>time period</w:t>
            </w:r>
            <w:proofErr w:type="gramEnd"/>
            <w:r>
              <w:t>.</w:t>
            </w:r>
          </w:p>
        </w:tc>
        <w:tc>
          <w:tcPr>
            <w:tcW w:w="0" w:type="auto"/>
          </w:tcPr>
          <w:p w14:paraId="5C148F0A" w14:textId="77777777" w:rsidR="00343D62" w:rsidRDefault="00343D62" w:rsidP="000476C5">
            <w:pPr>
              <w:rPr>
                <w:rFonts w:ascii="Aptos" w:eastAsia="Aptos" w:hAnsi="Aptos"/>
              </w:rPr>
            </w:pPr>
            <m:oMathPara>
              <m:oMath>
                <m:r>
                  <m:rPr>
                    <m:sty m:val="p"/>
                  </m:rPr>
                  <w:rPr>
                    <w:rFonts w:ascii="Cambria Math" w:hAnsi="Cambria Math"/>
                  </w:rPr>
                  <m:t>L</m:t>
                </m:r>
                <m:r>
                  <w:rPr>
                    <w:rFonts w:ascii="Cambria Math" w:hAnsi="Cambria Math"/>
                  </w:rPr>
                  <m:t>, </m:t>
                </m:r>
                <m:r>
                  <m:rPr>
                    <m:sty m:val="p"/>
                  </m:rPr>
                  <w:rPr>
                    <w:rFonts w:ascii="Cambria Math" w:hAnsi="Cambria Math"/>
                  </w:rPr>
                  <m:t>t</m:t>
                </m:r>
              </m:oMath>
            </m:oMathPara>
          </w:p>
        </w:tc>
        <w:tc>
          <w:tcPr>
            <w:tcW w:w="0" w:type="auto"/>
          </w:tcPr>
          <w:p w14:paraId="1BC06CD8" w14:textId="77777777" w:rsidR="00343D62" w:rsidRDefault="00343D62" w:rsidP="000476C5">
            <w:pPr>
              <w:rPr>
                <w:rFonts w:ascii="Aptos" w:eastAsia="Aptos" w:hAnsi="Aptos"/>
              </w:rPr>
            </w:pPr>
            <m:oMathPara>
              <m:oMath>
                <m:r>
                  <m:rPr>
                    <m:sty m:val="p"/>
                  </m:rPr>
                  <w:rPr>
                    <w:rFonts w:ascii="Cambria Math" w:hAnsi="Cambria Math"/>
                  </w:rPr>
                  <m:t>x≥</m:t>
                </m:r>
                <m:r>
                  <w:rPr>
                    <w:rFonts w:ascii="Cambria Math" w:hAnsi="Cambria Math"/>
                  </w:rPr>
                  <m:t>0</m:t>
                </m:r>
              </m:oMath>
            </m:oMathPara>
          </w:p>
        </w:tc>
        <w:tc>
          <w:tcPr>
            <w:tcW w:w="0" w:type="auto"/>
          </w:tcPr>
          <w:p w14:paraId="401C57C3" w14:textId="77777777" w:rsidR="00343D62" w:rsidRDefault="00343D62" w:rsidP="000476C5">
            <w:r>
              <w:t>kg</w:t>
            </w:r>
          </w:p>
        </w:tc>
      </w:tr>
    </w:tbl>
    <w:p w14:paraId="612F998F" w14:textId="77777777" w:rsidR="00343D62" w:rsidRDefault="00343D62" w:rsidP="00343D62"/>
    <w:p w14:paraId="7A22DBE3" w14:textId="563267E8" w:rsidR="00343D62" w:rsidRDefault="00D61180" w:rsidP="00D61180">
      <w:pPr>
        <w:pStyle w:val="NRELHead02Appendix"/>
      </w:pPr>
      <w:r>
        <w:t>Parameters</w:t>
      </w:r>
    </w:p>
    <w:p w14:paraId="265A849C" w14:textId="77777777" w:rsidR="00343D62" w:rsidRPr="006F080D" w:rsidRDefault="00343D62" w:rsidP="00343D62"/>
    <w:p w14:paraId="799E12EF" w14:textId="08726DB2" w:rsidR="00343D62" w:rsidRPr="00D167CF" w:rsidRDefault="00D61180" w:rsidP="00D61180">
      <w:pPr>
        <w:pStyle w:val="NRELHead02Appendix"/>
      </w:pPr>
      <w:r>
        <w:t>Constraints</w:t>
      </w:r>
    </w:p>
    <w:p w14:paraId="404958DB" w14:textId="600AD4D4" w:rsidR="00343D62" w:rsidRPr="001911AE" w:rsidRDefault="00343D62" w:rsidP="00C173C2">
      <w:pPr>
        <w:pStyle w:val="NRELHead03"/>
      </w:pPr>
      <w:bookmarkStart w:id="218" w:name="_Toc179465240"/>
      <w:r w:rsidRPr="001911AE">
        <w:t xml:space="preserve">Demand </w:t>
      </w:r>
      <w:r w:rsidR="005649AF">
        <w:t>C</w:t>
      </w:r>
      <w:r w:rsidRPr="001911AE">
        <w:t>onstraints</w:t>
      </w:r>
      <w:bookmarkEnd w:id="218"/>
    </w:p>
    <w:p w14:paraId="58E2911D" w14:textId="49C8F857" w:rsidR="00343D62" w:rsidRDefault="00343D62" w:rsidP="005649AF">
      <w:pPr>
        <w:pStyle w:val="NRELBodyText"/>
      </w:pPr>
      <w:r>
        <w:t xml:space="preserve">The hydrogen demand input must be met by hydrogen in the model via the </w:t>
      </w:r>
      <w:proofErr w:type="spellStart"/>
      <w:proofErr w:type="gramStart"/>
      <w:r w:rsidRPr="00083EEF">
        <w:rPr>
          <w:rFonts w:ascii="Consolas" w:hAnsi="Consolas" w:cs="Courier New"/>
        </w:rPr>
        <w:t>m.Demand</w:t>
      </w:r>
      <w:proofErr w:type="gramEnd"/>
      <w:r w:rsidRPr="00083EEF">
        <w:rPr>
          <w:rFonts w:ascii="Consolas" w:hAnsi="Consolas" w:cs="Courier New"/>
        </w:rPr>
        <w:t>_Met</w:t>
      </w:r>
      <w:proofErr w:type="spellEnd"/>
      <w:r>
        <w:t xml:space="preserve"> variable. This </w:t>
      </w:r>
      <w:del w:id="219" w:author="Brauch, Joe" w:date="2025-01-31T12:26:00Z" w16du:dateUtc="2025-01-31T17:26:00Z">
        <w:r w:rsidDel="004A7CD2">
          <w:delText>can be</w:delText>
        </w:r>
      </w:del>
      <w:ins w:id="220" w:author="Brauch, Joe" w:date="2025-01-31T12:26:00Z" w16du:dateUtc="2025-01-31T17:26:00Z">
        <w:r w:rsidR="004A7CD2">
          <w:t>is</w:t>
        </w:r>
      </w:ins>
      <w:r>
        <w:t xml:space="preserve"> enforced in a strict way, i.e., in every period, via </w:t>
      </w:r>
      <w:proofErr w:type="spellStart"/>
      <w:r w:rsidRPr="00083EEF">
        <w:rPr>
          <w:rFonts w:ascii="Consolas" w:hAnsi="Consolas" w:cs="Courier New"/>
        </w:rPr>
        <w:t>strict_demand_</w:t>
      </w:r>
      <w:proofErr w:type="gramStart"/>
      <w:r w:rsidRPr="00083EEF">
        <w:rPr>
          <w:rFonts w:ascii="Consolas" w:hAnsi="Consolas" w:cs="Courier New"/>
        </w:rPr>
        <w:t>rule</w:t>
      </w:r>
      <w:proofErr w:type="spellEnd"/>
      <w:r w:rsidRPr="00083EEF">
        <w:rPr>
          <w:rFonts w:ascii="Consolas" w:hAnsi="Consolas" w:cs="Courier New"/>
        </w:rPr>
        <w:t>(</w:t>
      </w:r>
      <w:proofErr w:type="gramEnd"/>
      <w:r w:rsidRPr="00083EEF">
        <w:rPr>
          <w:rFonts w:ascii="Consolas" w:hAnsi="Consolas" w:cs="Courier New"/>
        </w:rPr>
        <w:t>m, t, zone)</w:t>
      </w:r>
      <w:r>
        <w:t>:</w:t>
      </w:r>
    </w:p>
    <w:p w14:paraId="06E5F149" w14:textId="77777777" w:rsidR="00343D62" w:rsidRPr="00B746E6" w:rsidRDefault="00000000" w:rsidP="005649AF">
      <w:pPr>
        <w:pStyle w:val="NRELBodyText"/>
        <w:rPr>
          <w:rFonts w:eastAsiaTheme="minorEastAsia"/>
          <w:iCs/>
        </w:rPr>
      </w:pPr>
      <m:oMathPara>
        <m:oMath>
          <m:sSub>
            <m:sSubPr>
              <m:ctrlPr>
                <w:rPr>
                  <w:rFonts w:ascii="Cambria Math" w:hAnsi="Cambria Math"/>
                  <w:i/>
                </w:rPr>
              </m:ctrlPr>
            </m:sSubPr>
            <m:e>
              <m:r>
                <w:rPr>
                  <w:rFonts w:ascii="Cambria Math" w:hAnsi="Cambria Math"/>
                </w:rPr>
                <m:t>HDem</m:t>
              </m:r>
            </m:e>
            <m:sub>
              <m:r>
                <w:rPr>
                  <w:rFonts w:ascii="Cambria Math" w:hAnsi="Cambria Math"/>
                </w:rPr>
                <m:t>N, t</m:t>
              </m:r>
            </m:sub>
          </m:sSub>
          <m:r>
            <w:rPr>
              <w:rFonts w:ascii="Cambria Math" w:hAnsi="Cambria Math"/>
            </w:rPr>
            <m:t>=</m:t>
          </m:r>
          <m:r>
            <m:rPr>
              <m:sty m:val="p"/>
            </m:rPr>
            <w:rPr>
              <w:rFonts w:ascii="Cambria Math" w:hAnsi="Cambria Math"/>
            </w:rPr>
            <m:t>Hydrogen demand input</m:t>
          </m:r>
          <m:d>
            <m:dPr>
              <m:begChr m:val="["/>
              <m:endChr m:val="]"/>
              <m:ctrlPr>
                <w:rPr>
                  <w:rFonts w:ascii="Cambria Math" w:hAnsi="Cambria Math"/>
                  <w:iCs/>
                </w:rPr>
              </m:ctrlPr>
            </m:dPr>
            <m:e>
              <m:r>
                <w:rPr>
                  <w:rFonts w:ascii="Cambria Math" w:hAnsi="Cambria Math"/>
                </w:rPr>
                <m:t>t, N</m:t>
              </m:r>
            </m:e>
          </m:d>
          <m:r>
            <w:rPr>
              <w:rFonts w:ascii="Cambria Math" w:hAnsi="Cambria Math"/>
            </w:rPr>
            <m:t xml:space="preserve"> ∀</m:t>
          </m:r>
          <m:r>
            <w:rPr>
              <w:rFonts w:ascii="Cambria Math" w:eastAsiaTheme="minorEastAsia" w:hAnsi="Cambria Math"/>
            </w:rPr>
            <m:t xml:space="preserve"> t, N</m:t>
          </m:r>
        </m:oMath>
      </m:oMathPara>
    </w:p>
    <w:p w14:paraId="3E6638A3" w14:textId="415EC6CF" w:rsidR="00343D62" w:rsidDel="004A7CD2" w:rsidRDefault="00343D62" w:rsidP="005649AF">
      <w:pPr>
        <w:pStyle w:val="NRELBodyText"/>
        <w:rPr>
          <w:del w:id="221" w:author="Brauch, Joe" w:date="2025-01-31T12:26:00Z" w16du:dateUtc="2025-01-31T17:26:00Z"/>
          <w:rFonts w:eastAsiaTheme="minorEastAsia"/>
          <w:iCs/>
        </w:rPr>
      </w:pPr>
      <w:del w:id="222" w:author="Brauch, Joe" w:date="2025-01-31T12:26:00Z" w16du:dateUtc="2025-01-31T17:26:00Z">
        <w:r w:rsidDel="004A7CD2">
          <w:rPr>
            <w:rFonts w:eastAsiaTheme="minorEastAsia"/>
            <w:iCs/>
          </w:rPr>
          <w:delText xml:space="preserve">There is also an option to enforce in a more flexible way, where demands only need to be met over a certain time period, such as a day. This is done via </w:delText>
        </w:r>
        <w:r w:rsidRPr="00083EEF" w:rsidDel="004A7CD2">
          <w:rPr>
            <w:rFonts w:ascii="Consolas" w:eastAsiaTheme="minorEastAsia" w:hAnsi="Consolas" w:cs="Courier New"/>
            <w:iCs/>
          </w:rPr>
          <w:delText>flexible_demand_rule(m, t, zone)</w:delText>
        </w:r>
        <w:r w:rsidDel="004A7CD2">
          <w:rPr>
            <w:rFonts w:eastAsiaTheme="minorEastAsia"/>
            <w:iCs/>
          </w:rPr>
          <w:delText xml:space="preserve">, with a period </w:delText>
        </w:r>
      </w:del>
      <m:oMath>
        <m:r>
          <w:del w:id="223" w:author="Brauch, Joe" w:date="2025-01-31T12:26:00Z" w16du:dateUtc="2025-01-31T17:26:00Z">
            <w:rPr>
              <w:rFonts w:ascii="Cambria Math" w:eastAsiaTheme="minorEastAsia" w:hAnsi="Cambria Math"/>
            </w:rPr>
            <m:t>p</m:t>
          </w:del>
        </m:r>
      </m:oMath>
      <w:del w:id="224" w:author="Brauch, Joe" w:date="2025-01-31T12:26:00Z" w16du:dateUtc="2025-01-31T17:26:00Z">
        <w:r w:rsidDel="004A7CD2">
          <w:rPr>
            <w:rFonts w:eastAsiaTheme="minorEastAsia"/>
            <w:iCs/>
          </w:rPr>
          <w:delText xml:space="preserve"> that represents the number of time periods in this larger period over which demand needs to be set which is specified inside the function (</w:delText>
        </w:r>
        <w:r w:rsidRPr="00083EEF" w:rsidDel="004A7CD2">
          <w:rPr>
            <w:rFonts w:ascii="Consolas" w:eastAsiaTheme="minorEastAsia" w:hAnsi="Consolas" w:cs="Courier New"/>
            <w:iCs/>
          </w:rPr>
          <w:delText>period_hours</w:delText>
        </w:r>
        <w:r w:rsidDel="004A7CD2">
          <w:rPr>
            <w:rFonts w:eastAsiaTheme="minorEastAsia"/>
            <w:iCs/>
          </w:rPr>
          <w:delText>):</w:delText>
        </w:r>
      </w:del>
    </w:p>
    <w:p w14:paraId="7297AB1D" w14:textId="6294F4D3" w:rsidR="00343D62" w:rsidRPr="00B746E6" w:rsidDel="004A7CD2" w:rsidRDefault="00000000" w:rsidP="005649AF">
      <w:pPr>
        <w:pStyle w:val="NRELBodyText"/>
        <w:rPr>
          <w:del w:id="225" w:author="Brauch, Joe" w:date="2025-01-31T12:26:00Z" w16du:dateUtc="2025-01-31T17:26:00Z"/>
          <w:rFonts w:eastAsiaTheme="minorEastAsia"/>
          <w:iCs/>
        </w:rPr>
      </w:pPr>
      <m:oMathPara>
        <m:oMath>
          <m:nary>
            <m:naryPr>
              <m:chr m:val="∑"/>
              <m:limLoc m:val="undOvr"/>
              <m:ctrlPr>
                <w:del w:id="226" w:author="Brauch, Joe" w:date="2025-01-31T12:26:00Z" w16du:dateUtc="2025-01-31T17:26:00Z">
                  <w:rPr>
                    <w:rFonts w:ascii="Cambria Math" w:hAnsi="Cambria Math"/>
                    <w:i/>
                  </w:rPr>
                </w:del>
              </m:ctrlPr>
            </m:naryPr>
            <m:sub>
              <m:r>
                <w:del w:id="227" w:author="Brauch, Joe" w:date="2025-01-31T12:26:00Z" w16du:dateUtc="2025-01-31T17:26:00Z">
                  <w:rPr>
                    <w:rFonts w:ascii="Cambria Math" w:hAnsi="Cambria Math"/>
                  </w:rPr>
                  <m:t>t</m:t>
                </w:del>
              </m:r>
            </m:sub>
            <m:sup>
              <m:r>
                <w:del w:id="228" w:author="Brauch, Joe" w:date="2025-01-31T12:26:00Z" w16du:dateUtc="2025-01-31T17:26:00Z">
                  <w:rPr>
                    <w:rFonts w:ascii="Cambria Math" w:hAnsi="Cambria Math"/>
                  </w:rPr>
                  <m:t>t+p</m:t>
                </w:del>
              </m:r>
            </m:sup>
            <m:e>
              <m:sSub>
                <m:sSubPr>
                  <m:ctrlPr>
                    <w:del w:id="229" w:author="Brauch, Joe" w:date="2025-01-31T12:26:00Z" w16du:dateUtc="2025-01-31T17:26:00Z">
                      <w:rPr>
                        <w:rFonts w:ascii="Cambria Math" w:hAnsi="Cambria Math"/>
                        <w:i/>
                      </w:rPr>
                    </w:del>
                  </m:ctrlPr>
                </m:sSubPr>
                <m:e>
                  <m:r>
                    <w:del w:id="230" w:author="Brauch, Joe" w:date="2025-01-31T12:26:00Z" w16du:dateUtc="2025-01-31T17:26:00Z">
                      <w:rPr>
                        <w:rFonts w:ascii="Cambria Math" w:hAnsi="Cambria Math"/>
                      </w:rPr>
                      <m:t>HDem</m:t>
                    </w:del>
                  </m:r>
                </m:e>
                <m:sub>
                  <m:r>
                    <w:del w:id="231" w:author="Brauch, Joe" w:date="2025-01-31T12:26:00Z" w16du:dateUtc="2025-01-31T17:26:00Z">
                      <w:rPr>
                        <w:rFonts w:ascii="Cambria Math" w:hAnsi="Cambria Math"/>
                      </w:rPr>
                      <m:t>N, t</m:t>
                    </w:del>
                  </m:r>
                </m:sub>
              </m:sSub>
            </m:e>
          </m:nary>
          <m:r>
            <w:del w:id="232" w:author="Brauch, Joe" w:date="2025-01-31T12:26:00Z" w16du:dateUtc="2025-01-31T17:26:00Z">
              <w:rPr>
                <w:rFonts w:ascii="Cambria Math" w:hAnsi="Cambria Math"/>
              </w:rPr>
              <m:t>=</m:t>
            </w:del>
          </m:r>
          <m:nary>
            <m:naryPr>
              <m:chr m:val="∑"/>
              <m:limLoc m:val="undOvr"/>
              <m:ctrlPr>
                <w:del w:id="233" w:author="Brauch, Joe" w:date="2025-01-31T12:26:00Z" w16du:dateUtc="2025-01-31T17:26:00Z">
                  <w:rPr>
                    <w:rFonts w:ascii="Cambria Math" w:hAnsi="Cambria Math"/>
                    <w:iCs/>
                  </w:rPr>
                </w:del>
              </m:ctrlPr>
            </m:naryPr>
            <m:sub>
              <m:r>
                <w:del w:id="234" w:author="Brauch, Joe" w:date="2025-01-31T12:26:00Z" w16du:dateUtc="2025-01-31T17:26:00Z">
                  <w:rPr>
                    <w:rFonts w:ascii="Cambria Math" w:hAnsi="Cambria Math"/>
                  </w:rPr>
                  <m:t>t</m:t>
                </w:del>
              </m:r>
            </m:sub>
            <m:sup>
              <m:r>
                <w:del w:id="235" w:author="Brauch, Joe" w:date="2025-01-31T12:26:00Z" w16du:dateUtc="2025-01-31T17:26:00Z">
                  <w:rPr>
                    <w:rFonts w:ascii="Cambria Math" w:hAnsi="Cambria Math"/>
                  </w:rPr>
                  <m:t>t+p</m:t>
                </w:del>
              </m:r>
            </m:sup>
            <m:e>
              <m:r>
                <w:del w:id="236" w:author="Brauch, Joe" w:date="2025-01-31T12:26:00Z" w16du:dateUtc="2025-01-31T17:26:00Z">
                  <m:rPr>
                    <m:sty m:val="p"/>
                  </m:rPr>
                  <w:rPr>
                    <w:rFonts w:ascii="Cambria Math" w:hAnsi="Cambria Math"/>
                  </w:rPr>
                  <m:t>Hydrogen demand input</m:t>
                </w:del>
              </m:r>
              <m:d>
                <m:dPr>
                  <m:begChr m:val="["/>
                  <m:endChr m:val="]"/>
                  <m:ctrlPr>
                    <w:del w:id="237" w:author="Brauch, Joe" w:date="2025-01-31T12:26:00Z" w16du:dateUtc="2025-01-31T17:26:00Z">
                      <w:rPr>
                        <w:rFonts w:ascii="Cambria Math" w:hAnsi="Cambria Math"/>
                        <w:iCs/>
                      </w:rPr>
                    </w:del>
                  </m:ctrlPr>
                </m:dPr>
                <m:e>
                  <m:r>
                    <w:del w:id="238" w:author="Brauch, Joe" w:date="2025-01-31T12:26:00Z" w16du:dateUtc="2025-01-31T17:26:00Z">
                      <w:rPr>
                        <w:rFonts w:ascii="Cambria Math" w:hAnsi="Cambria Math"/>
                      </w:rPr>
                      <m:t>t, N</m:t>
                    </w:del>
                  </m:r>
                </m:e>
              </m:d>
            </m:e>
          </m:nary>
          <m:r>
            <w:del w:id="239" w:author="Brauch, Joe" w:date="2025-01-31T12:26:00Z" w16du:dateUtc="2025-01-31T17:26:00Z">
              <w:rPr>
                <w:rFonts w:ascii="Cambria Math" w:hAnsi="Cambria Math"/>
              </w:rPr>
              <m:t xml:space="preserve"> ∀ N,</m:t>
            </w:del>
          </m:r>
          <m:r>
            <w:del w:id="240" w:author="Brauch, Joe" w:date="2025-01-31T12:26:00Z" w16du:dateUtc="2025-01-31T17:26:00Z">
              <w:rPr>
                <w:rFonts w:ascii="Cambria Math" w:eastAsiaTheme="minorEastAsia" w:hAnsi="Cambria Math"/>
              </w:rPr>
              <m:t xml:space="preserve"> t </m:t>
            </w:del>
          </m:r>
          <m:r>
            <w:del w:id="241" w:author="Brauch, Joe" w:date="2025-01-31T12:26:00Z" w16du:dateUtc="2025-01-31T17:26:00Z">
              <m:rPr>
                <m:sty m:val="p"/>
              </m:rPr>
              <w:rPr>
                <w:rFonts w:ascii="Cambria Math" w:eastAsiaTheme="minorEastAsia" w:hAnsi="Cambria Math"/>
              </w:rPr>
              <m:t xml:space="preserve">s.t. </m:t>
            </w:del>
          </m:r>
          <m:r>
            <w:del w:id="242" w:author="Brauch, Joe" w:date="2025-01-31T12:26:00Z" w16du:dateUtc="2025-01-31T17:26:00Z">
              <w:rPr>
                <w:rFonts w:ascii="Cambria Math" w:eastAsiaTheme="minorEastAsia" w:hAnsi="Cambria Math"/>
              </w:rPr>
              <m:t>t%p=0</m:t>
            </w:del>
          </m:r>
        </m:oMath>
      </m:oMathPara>
    </w:p>
    <w:p w14:paraId="0B085D57" w14:textId="4551D8F5" w:rsidR="00343D62" w:rsidDel="004A7CD2" w:rsidRDefault="00343D62" w:rsidP="005649AF">
      <w:pPr>
        <w:pStyle w:val="NRELBodyText"/>
        <w:rPr>
          <w:del w:id="243" w:author="Brauch, Joe" w:date="2025-01-31T12:26:00Z" w16du:dateUtc="2025-01-31T17:26:00Z"/>
          <w:rFonts w:eastAsiaTheme="minorEastAsia"/>
          <w:iCs/>
        </w:rPr>
      </w:pPr>
      <w:del w:id="244" w:author="Brauch, Joe" w:date="2025-01-31T12:26:00Z" w16du:dateUtc="2025-01-31T17:26:00Z">
        <w:r w:rsidDel="004A7CD2">
          <w:rPr>
            <w:rFonts w:eastAsiaTheme="minorEastAsia"/>
            <w:iCs/>
          </w:rPr>
          <w:delText xml:space="preserve">Strict demand enforcement is recommended right now, as flexible enforcement is not well tested and often results in odd model results such as large discharges from storage in the initial period of the period over which demand must be met. The toggle between strict and flexible enforcement is directly in the code rather than inputs, based on which demand rule is passed when defining </w:delText>
        </w:r>
        <w:r w:rsidRPr="00BE1EB9" w:rsidDel="004A7CD2">
          <w:rPr>
            <w:rFonts w:ascii="Consolas" w:eastAsiaTheme="minorEastAsia" w:hAnsi="Consolas"/>
            <w:iCs/>
          </w:rPr>
          <w:delText>self.m.demand_constraint</w:delText>
        </w:r>
        <w:r w:rsidDel="004A7CD2">
          <w:rPr>
            <w:rFonts w:eastAsiaTheme="minorEastAsia"/>
            <w:iCs/>
          </w:rPr>
          <w:delText>.</w:delText>
        </w:r>
      </w:del>
    </w:p>
    <w:p w14:paraId="5AF19763" w14:textId="5FD36525" w:rsidR="00343D62" w:rsidRDefault="00343D62" w:rsidP="005649AF">
      <w:pPr>
        <w:pStyle w:val="NRELHead03"/>
      </w:pPr>
      <w:bookmarkStart w:id="245" w:name="_Toc179465241"/>
      <w:r>
        <w:t xml:space="preserve">Import and </w:t>
      </w:r>
      <w:r w:rsidR="005649AF">
        <w:t>E</w:t>
      </w:r>
      <w:r>
        <w:t xml:space="preserve">xport </w:t>
      </w:r>
      <w:r w:rsidR="005649AF">
        <w:t>C</w:t>
      </w:r>
      <w:r>
        <w:t>onstraints</w:t>
      </w:r>
      <w:bookmarkEnd w:id="245"/>
    </w:p>
    <w:p w14:paraId="0149A76E" w14:textId="77777777" w:rsidR="00343D62" w:rsidRDefault="00343D62" w:rsidP="00EE2CC3">
      <w:pPr>
        <w:pStyle w:val="NRELBodyText"/>
      </w:pPr>
      <w:r>
        <w:t>Total system imports must be within the specified import limit, and total system exports must be at least the amount specified. Also, imports and exports must be zero in zones which are not import or export zones.</w:t>
      </w:r>
    </w:p>
    <w:tbl>
      <w:tblPr>
        <w:tblStyle w:val="TableGrid"/>
        <w:tblW w:w="0" w:type="auto"/>
        <w:tblLook w:val="04A0" w:firstRow="1" w:lastRow="0" w:firstColumn="1" w:lastColumn="0" w:noHBand="0" w:noVBand="1"/>
      </w:tblPr>
      <w:tblGrid>
        <w:gridCol w:w="4225"/>
        <w:gridCol w:w="8725"/>
      </w:tblGrid>
      <w:tr w:rsidR="00343D62" w14:paraId="4CB79A94" w14:textId="77777777" w:rsidTr="000476C5">
        <w:tc>
          <w:tcPr>
            <w:tcW w:w="4225" w:type="dxa"/>
          </w:tcPr>
          <w:p w14:paraId="01A8E11C" w14:textId="77777777" w:rsidR="00343D62" w:rsidRPr="00A339F7" w:rsidRDefault="00343D62" w:rsidP="000476C5">
            <w:pPr>
              <w:rPr>
                <w:rFonts w:ascii="Consolas" w:eastAsiaTheme="minorEastAsia" w:hAnsi="Consolas" w:cs="Courier New"/>
                <w:iCs/>
              </w:rPr>
            </w:pPr>
            <w:proofErr w:type="spellStart"/>
            <w:r w:rsidRPr="00A339F7">
              <w:rPr>
                <w:rFonts w:ascii="Consolas" w:eastAsiaTheme="minorEastAsia" w:hAnsi="Consolas" w:cs="Courier New"/>
                <w:iCs/>
              </w:rPr>
              <w:t>total_imports_rule</w:t>
            </w:r>
            <w:proofErr w:type="spellEnd"/>
            <w:r w:rsidRPr="00A339F7">
              <w:rPr>
                <w:rFonts w:ascii="Consolas" w:eastAsiaTheme="minorEastAsia" w:hAnsi="Consolas" w:cs="Courier New"/>
                <w:iCs/>
              </w:rPr>
              <w:t>(m)</w:t>
            </w:r>
          </w:p>
        </w:tc>
        <w:tc>
          <w:tcPr>
            <w:tcW w:w="8725" w:type="dxa"/>
          </w:tcPr>
          <w:p w14:paraId="46D0A0DA" w14:textId="77777777" w:rsidR="00343D62" w:rsidRDefault="00000000" w:rsidP="000476C5">
            <w:pPr>
              <w:rPr>
                <w:rFonts w:eastAsiaTheme="minorEastAsia"/>
                <w:iCs/>
              </w:rPr>
            </w:pPr>
            <m:oMathPara>
              <m:oMath>
                <m:nary>
                  <m:naryPr>
                    <m:chr m:val="∑"/>
                    <m:limLoc m:val="undOvr"/>
                    <m:supHide m:val="1"/>
                    <m:ctrlPr>
                      <w:rPr>
                        <w:rFonts w:ascii="Cambria Math" w:eastAsiaTheme="minorEastAsia" w:hAnsi="Cambria Math"/>
                        <w:i/>
                        <w:iCs/>
                      </w:rPr>
                    </m:ctrlPr>
                  </m:naryPr>
                  <m:sub>
                    <m:r>
                      <w:rPr>
                        <w:rFonts w:ascii="Cambria Math" w:eastAsiaTheme="minorEastAsia" w:hAnsi="Cambria Math"/>
                      </w:rPr>
                      <m:t>N,t</m:t>
                    </m:r>
                  </m:sub>
                  <m:sup/>
                  <m:e>
                    <m:sSub>
                      <m:sSubPr>
                        <m:ctrlPr>
                          <w:rPr>
                            <w:rFonts w:ascii="Cambria Math" w:eastAsiaTheme="minorEastAsia" w:hAnsi="Cambria Math"/>
                            <w:i/>
                            <w:iCs/>
                          </w:rPr>
                        </m:ctrlPr>
                      </m:sSubPr>
                      <m:e>
                        <m:r>
                          <w:rPr>
                            <w:rFonts w:ascii="Cambria Math" w:eastAsiaTheme="minorEastAsia" w:hAnsi="Cambria Math"/>
                          </w:rPr>
                          <m:t>HIm</m:t>
                        </m:r>
                      </m:e>
                      <m:sub>
                        <m:r>
                          <w:rPr>
                            <w:rFonts w:ascii="Cambria Math" w:eastAsiaTheme="minorEastAsia" w:hAnsi="Cambria Math"/>
                          </w:rPr>
                          <m:t>N,t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iCs/>
                          </w:rPr>
                        </m:ctrlPr>
                      </m:fName>
                      <m:e>
                        <m:r>
                          <m:rPr>
                            <m:sty m:val="p"/>
                          </m:rPr>
                          <w:rPr>
                            <w:rFonts w:ascii="Cambria Math" w:eastAsiaTheme="minorEastAsia" w:hAnsi="Cambria Math"/>
                          </w:rPr>
                          <m:t>imports</m:t>
                        </m:r>
                      </m:e>
                    </m:func>
                  </m:e>
                </m:nary>
              </m:oMath>
            </m:oMathPara>
          </w:p>
        </w:tc>
      </w:tr>
      <w:tr w:rsidR="00343D62" w14:paraId="2DBA0101" w14:textId="77777777" w:rsidTr="000476C5">
        <w:tc>
          <w:tcPr>
            <w:tcW w:w="4225" w:type="dxa"/>
          </w:tcPr>
          <w:p w14:paraId="3AB20704" w14:textId="77777777" w:rsidR="00343D62" w:rsidRPr="00A339F7" w:rsidRDefault="00343D62" w:rsidP="000476C5">
            <w:pPr>
              <w:rPr>
                <w:rFonts w:ascii="Consolas" w:eastAsiaTheme="minorEastAsia" w:hAnsi="Consolas" w:cs="Courier New"/>
                <w:iCs/>
              </w:rPr>
            </w:pPr>
            <w:proofErr w:type="spellStart"/>
            <w:r w:rsidRPr="00A339F7">
              <w:rPr>
                <w:rFonts w:ascii="Consolas" w:eastAsiaTheme="minorEastAsia" w:hAnsi="Consolas" w:cs="Courier New"/>
                <w:iCs/>
              </w:rPr>
              <w:t>zone_imports_</w:t>
            </w:r>
            <w:proofErr w:type="gramStart"/>
            <w:r w:rsidRPr="00A339F7">
              <w:rPr>
                <w:rFonts w:ascii="Consolas" w:eastAsiaTheme="minorEastAsia" w:hAnsi="Consolas" w:cs="Courier New"/>
                <w:iCs/>
              </w:rPr>
              <w:t>rule</w:t>
            </w:r>
            <w:proofErr w:type="spellEnd"/>
            <w:r w:rsidRPr="00A339F7">
              <w:rPr>
                <w:rFonts w:ascii="Consolas" w:eastAsiaTheme="minorEastAsia" w:hAnsi="Consolas" w:cs="Courier New"/>
                <w:iCs/>
              </w:rPr>
              <w:t>(</w:t>
            </w:r>
            <w:proofErr w:type="gramEnd"/>
            <w:r w:rsidRPr="00A339F7">
              <w:rPr>
                <w:rFonts w:ascii="Consolas" w:eastAsiaTheme="minorEastAsia" w:hAnsi="Consolas" w:cs="Courier New"/>
                <w:iCs/>
              </w:rPr>
              <w:t>m, t, zone)</w:t>
            </w:r>
          </w:p>
        </w:tc>
        <w:tc>
          <w:tcPr>
            <w:tcW w:w="8725" w:type="dxa"/>
          </w:tcPr>
          <w:p w14:paraId="5AC409D4" w14:textId="77777777" w:rsidR="00343D62" w:rsidRPr="00073493"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HIm</m:t>
                    </m:r>
                  </m:e>
                  <m:sub>
                    <m:r>
                      <w:rPr>
                        <w:rFonts w:ascii="Cambria Math" w:eastAsiaTheme="minorEastAsia" w:hAnsi="Cambria Math"/>
                      </w:rPr>
                      <m:t>N,t</m:t>
                    </m:r>
                  </m:sub>
                </m:sSub>
                <m:r>
                  <w:rPr>
                    <w:rFonts w:ascii="Cambria Math" w:eastAsiaTheme="minorEastAsia" w:hAnsi="Cambria Math"/>
                  </w:rPr>
                  <m:t xml:space="preserve">=0 ∀ t, N </m:t>
                </m:r>
                <m:r>
                  <m:rPr>
                    <m:sty m:val="p"/>
                  </m:rPr>
                  <w:rPr>
                    <w:rFonts w:ascii="Cambria Math" w:eastAsiaTheme="minorEastAsia" w:hAnsi="Cambria Math"/>
                  </w:rPr>
                  <m:t xml:space="preserve">for </m:t>
                </m:r>
                <m:r>
                  <w:rPr>
                    <w:rFonts w:ascii="Cambria Math" w:eastAsiaTheme="minorEastAsia" w:hAnsi="Cambria Math"/>
                  </w:rPr>
                  <m:t xml:space="preserve">N </m:t>
                </m:r>
                <m:r>
                  <m:rPr>
                    <m:sty m:val="p"/>
                  </m:rPr>
                  <w:rPr>
                    <w:rFonts w:ascii="Cambria Math" w:eastAsiaTheme="minorEastAsia" w:hAnsi="Cambria Math"/>
                  </w:rPr>
                  <m:t>not in import zones</m:t>
                </m:r>
              </m:oMath>
            </m:oMathPara>
          </w:p>
        </w:tc>
      </w:tr>
      <w:tr w:rsidR="00343D62" w14:paraId="0948A5C2" w14:textId="77777777" w:rsidTr="000476C5">
        <w:tc>
          <w:tcPr>
            <w:tcW w:w="4225" w:type="dxa"/>
          </w:tcPr>
          <w:p w14:paraId="53C547EC" w14:textId="77777777" w:rsidR="00343D62" w:rsidRPr="00A339F7" w:rsidRDefault="00343D62" w:rsidP="000476C5">
            <w:pPr>
              <w:rPr>
                <w:rFonts w:ascii="Consolas" w:eastAsiaTheme="minorEastAsia" w:hAnsi="Consolas" w:cs="Courier New"/>
                <w:iCs/>
              </w:rPr>
            </w:pPr>
            <w:proofErr w:type="spellStart"/>
            <w:r w:rsidRPr="00A339F7">
              <w:rPr>
                <w:rFonts w:ascii="Consolas" w:eastAsiaTheme="minorEastAsia" w:hAnsi="Consolas" w:cs="Courier New"/>
                <w:iCs/>
              </w:rPr>
              <w:lastRenderedPageBreak/>
              <w:t>total_exports_rule</w:t>
            </w:r>
            <w:proofErr w:type="spellEnd"/>
            <w:r w:rsidRPr="00A339F7">
              <w:rPr>
                <w:rFonts w:ascii="Consolas" w:eastAsiaTheme="minorEastAsia" w:hAnsi="Consolas" w:cs="Courier New"/>
                <w:iCs/>
              </w:rPr>
              <w:t>(m)</w:t>
            </w:r>
          </w:p>
        </w:tc>
        <w:tc>
          <w:tcPr>
            <w:tcW w:w="8725" w:type="dxa"/>
          </w:tcPr>
          <w:p w14:paraId="52650A4A" w14:textId="77777777" w:rsidR="00343D62" w:rsidRDefault="00000000" w:rsidP="000476C5">
            <w:pPr>
              <w:rPr>
                <w:rFonts w:eastAsiaTheme="minorEastAsia"/>
                <w:iCs/>
              </w:rPr>
            </w:pPr>
            <m:oMathPara>
              <m:oMath>
                <m:nary>
                  <m:naryPr>
                    <m:chr m:val="∑"/>
                    <m:limLoc m:val="undOvr"/>
                    <m:supHide m:val="1"/>
                    <m:ctrlPr>
                      <w:rPr>
                        <w:rFonts w:ascii="Cambria Math" w:eastAsiaTheme="minorEastAsia" w:hAnsi="Cambria Math"/>
                        <w:i/>
                        <w:iCs/>
                      </w:rPr>
                    </m:ctrlPr>
                  </m:naryPr>
                  <m:sub>
                    <m:r>
                      <w:rPr>
                        <w:rFonts w:ascii="Cambria Math" w:eastAsiaTheme="minorEastAsia" w:hAnsi="Cambria Math"/>
                      </w:rPr>
                      <m:t>N,t</m:t>
                    </m:r>
                  </m:sub>
                  <m:sup/>
                  <m:e>
                    <m:sSub>
                      <m:sSubPr>
                        <m:ctrlPr>
                          <w:rPr>
                            <w:rFonts w:ascii="Cambria Math" w:eastAsiaTheme="minorEastAsia" w:hAnsi="Cambria Math"/>
                            <w:i/>
                            <w:iCs/>
                          </w:rPr>
                        </m:ctrlPr>
                      </m:sSubPr>
                      <m:e>
                        <m:r>
                          <w:rPr>
                            <w:rFonts w:ascii="Cambria Math" w:eastAsiaTheme="minorEastAsia" w:hAnsi="Cambria Math"/>
                          </w:rPr>
                          <m:t>HEx</m:t>
                        </m:r>
                      </m:e>
                      <m:sub>
                        <m:r>
                          <w:rPr>
                            <w:rFonts w:ascii="Cambria Math" w:eastAsiaTheme="minorEastAsia" w:hAnsi="Cambria Math"/>
                          </w:rPr>
                          <m:t>N,t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iCs/>
                          </w:rPr>
                        </m:ctrlPr>
                      </m:fName>
                      <m:e>
                        <m:r>
                          <m:rPr>
                            <m:sty m:val="p"/>
                          </m:rPr>
                          <w:rPr>
                            <w:rFonts w:ascii="Cambria Math" w:eastAsiaTheme="minorEastAsia" w:hAnsi="Cambria Math"/>
                          </w:rPr>
                          <m:t>exports</m:t>
                        </m:r>
                      </m:e>
                    </m:func>
                  </m:e>
                </m:nary>
              </m:oMath>
            </m:oMathPara>
          </w:p>
        </w:tc>
      </w:tr>
      <w:tr w:rsidR="00343D62" w14:paraId="176B34B8" w14:textId="77777777" w:rsidTr="000476C5">
        <w:tc>
          <w:tcPr>
            <w:tcW w:w="4225" w:type="dxa"/>
          </w:tcPr>
          <w:p w14:paraId="430BB408" w14:textId="77777777" w:rsidR="00343D62" w:rsidRPr="00A339F7" w:rsidRDefault="00343D62" w:rsidP="000476C5">
            <w:pPr>
              <w:rPr>
                <w:rFonts w:ascii="Consolas" w:eastAsiaTheme="minorEastAsia" w:hAnsi="Consolas" w:cs="Courier New"/>
                <w:iCs/>
              </w:rPr>
            </w:pPr>
            <w:proofErr w:type="spellStart"/>
            <w:r w:rsidRPr="00A339F7">
              <w:rPr>
                <w:rFonts w:ascii="Consolas" w:eastAsiaTheme="minorEastAsia" w:hAnsi="Consolas" w:cs="Courier New"/>
                <w:iCs/>
              </w:rPr>
              <w:t>zone_exports_</w:t>
            </w:r>
            <w:proofErr w:type="gramStart"/>
            <w:r w:rsidRPr="00A339F7">
              <w:rPr>
                <w:rFonts w:ascii="Consolas" w:eastAsiaTheme="minorEastAsia" w:hAnsi="Consolas" w:cs="Courier New"/>
                <w:iCs/>
              </w:rPr>
              <w:t>rule</w:t>
            </w:r>
            <w:proofErr w:type="spellEnd"/>
            <w:r w:rsidRPr="00A339F7">
              <w:rPr>
                <w:rFonts w:ascii="Consolas" w:eastAsiaTheme="minorEastAsia" w:hAnsi="Consolas" w:cs="Courier New"/>
                <w:iCs/>
              </w:rPr>
              <w:t>(</w:t>
            </w:r>
            <w:proofErr w:type="gramEnd"/>
            <w:r w:rsidRPr="00A339F7">
              <w:rPr>
                <w:rFonts w:ascii="Consolas" w:eastAsiaTheme="minorEastAsia" w:hAnsi="Consolas" w:cs="Courier New"/>
                <w:iCs/>
              </w:rPr>
              <w:t>m, t, zone)</w:t>
            </w:r>
          </w:p>
        </w:tc>
        <w:tc>
          <w:tcPr>
            <w:tcW w:w="8725" w:type="dxa"/>
          </w:tcPr>
          <w:p w14:paraId="3306655B"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HEx</m:t>
                    </m:r>
                  </m:e>
                  <m:sub>
                    <m:r>
                      <w:rPr>
                        <w:rFonts w:ascii="Cambria Math" w:eastAsiaTheme="minorEastAsia" w:hAnsi="Cambria Math"/>
                      </w:rPr>
                      <m:t>N,t</m:t>
                    </m:r>
                  </m:sub>
                </m:sSub>
                <m:r>
                  <w:rPr>
                    <w:rFonts w:ascii="Cambria Math" w:eastAsiaTheme="minorEastAsia" w:hAnsi="Cambria Math"/>
                  </w:rPr>
                  <m:t xml:space="preserve">=0 ∀ t, N </m:t>
                </m:r>
                <m:r>
                  <m:rPr>
                    <m:sty m:val="p"/>
                  </m:rPr>
                  <w:rPr>
                    <w:rFonts w:ascii="Cambria Math" w:eastAsiaTheme="minorEastAsia" w:hAnsi="Cambria Math"/>
                  </w:rPr>
                  <m:t xml:space="preserve">for </m:t>
                </m:r>
                <m:r>
                  <w:rPr>
                    <w:rFonts w:ascii="Cambria Math" w:eastAsiaTheme="minorEastAsia" w:hAnsi="Cambria Math"/>
                  </w:rPr>
                  <m:t xml:space="preserve">N </m:t>
                </m:r>
                <m:r>
                  <m:rPr>
                    <m:sty m:val="p"/>
                  </m:rPr>
                  <w:rPr>
                    <w:rFonts w:ascii="Cambria Math" w:eastAsiaTheme="minorEastAsia" w:hAnsi="Cambria Math"/>
                  </w:rPr>
                  <m:t>not in export zones</m:t>
                </m:r>
              </m:oMath>
            </m:oMathPara>
          </w:p>
        </w:tc>
      </w:tr>
    </w:tbl>
    <w:p w14:paraId="06D23676" w14:textId="77777777" w:rsidR="00343D62" w:rsidRDefault="00343D62" w:rsidP="00343D62">
      <w:pPr>
        <w:rPr>
          <w:rFonts w:eastAsiaTheme="minorEastAsia"/>
          <w:iCs/>
        </w:rPr>
      </w:pPr>
    </w:p>
    <w:p w14:paraId="49800883" w14:textId="14B1D5DB" w:rsidR="00343D62" w:rsidRDefault="00343D62" w:rsidP="00C173C2">
      <w:pPr>
        <w:pStyle w:val="NRELHead03"/>
      </w:pPr>
      <w:bookmarkStart w:id="246" w:name="_Toc179465242"/>
      <w:r>
        <w:t xml:space="preserve">Storage </w:t>
      </w:r>
      <w:r w:rsidR="00C173C2">
        <w:t>Constraints</w:t>
      </w:r>
      <w:bookmarkEnd w:id="246"/>
    </w:p>
    <w:p w14:paraId="4FD3538B" w14:textId="77777777" w:rsidR="00343D62" w:rsidRPr="00A9237C" w:rsidRDefault="00343D62" w:rsidP="00EE2CC3">
      <w:pPr>
        <w:pStyle w:val="NRELBodyText"/>
      </w:pPr>
      <w:r>
        <w:t xml:space="preserve">For each storage technology, the storage level is related to the storage charging and </w:t>
      </w:r>
      <w:proofErr w:type="gramStart"/>
      <w:r>
        <w:t>discharging—i</w:t>
      </w:r>
      <w:proofErr w:type="gramEnd"/>
      <w:r>
        <w:t>.e., the storage level in each period is equal to the previous level plus or minus whatever amount of hydrogen was withdrawn or injected. There are also constraints on the speed of storage charging and discharging related to the total storage capacities.</w:t>
      </w:r>
    </w:p>
    <w:tbl>
      <w:tblPr>
        <w:tblStyle w:val="TableGrid"/>
        <w:tblW w:w="0" w:type="auto"/>
        <w:tblLook w:val="04A0" w:firstRow="1" w:lastRow="0" w:firstColumn="1" w:lastColumn="0" w:noHBand="0" w:noVBand="1"/>
      </w:tblPr>
      <w:tblGrid>
        <w:gridCol w:w="4225"/>
        <w:gridCol w:w="8725"/>
      </w:tblGrid>
      <w:tr w:rsidR="00343D62" w14:paraId="507A4325" w14:textId="77777777" w:rsidTr="000476C5">
        <w:tc>
          <w:tcPr>
            <w:tcW w:w="4225" w:type="dxa"/>
          </w:tcPr>
          <w:p w14:paraId="7938E00C"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Storage_multi_period_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15F8236C" w14:textId="77777777" w:rsidR="00343D62" w:rsidRPr="00BE00E6"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SLev</m:t>
                    </m:r>
                  </m:e>
                  <m:sub>
                    <m:r>
                      <w:rPr>
                        <w:rFonts w:ascii="Cambria Math" w:eastAsiaTheme="minorEastAsia" w:hAnsi="Cambria Math"/>
                      </w:rPr>
                      <m:t>S,N,t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SLev</m:t>
                    </m:r>
                  </m:e>
                  <m:sub>
                    <m:r>
                      <w:rPr>
                        <w:rFonts w:ascii="Cambria Math" w:eastAsiaTheme="minorEastAsia" w:hAnsi="Cambria Math"/>
                      </w:rPr>
                      <m:t>S,N,t-1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SCh</m:t>
                    </m:r>
                  </m:e>
                  <m:sub>
                    <m:r>
                      <w:rPr>
                        <w:rFonts w:ascii="Cambria Math" w:eastAsiaTheme="minorEastAsia" w:hAnsi="Cambria Math"/>
                      </w:rPr>
                      <m:t xml:space="preserve">S,N,t </m:t>
                    </m:r>
                  </m:sub>
                </m:sSub>
                <m:r>
                  <w:rPr>
                    <w:rFonts w:ascii="Cambria Math" w:eastAsiaTheme="minorEastAsia" w:hAnsi="Cambria Math"/>
                  </w:rPr>
                  <m:t xml:space="preserve"> ∀ S, N, t≥2</m:t>
                </m:r>
              </m:oMath>
            </m:oMathPara>
          </w:p>
          <w:p w14:paraId="6B73B1D6"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SLev</m:t>
                    </m:r>
                  </m:e>
                  <m:sub>
                    <m:r>
                      <w:rPr>
                        <w:rFonts w:ascii="Cambria Math" w:eastAsiaTheme="minorEastAsia" w:hAnsi="Cambria Math"/>
                      </w:rPr>
                      <m:t>S,N,t=1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SLev</m:t>
                    </m:r>
                  </m:e>
                  <m:sub>
                    <m:r>
                      <w:rPr>
                        <w:rFonts w:ascii="Cambria Math" w:eastAsiaTheme="minorEastAsia" w:hAnsi="Cambria Math"/>
                      </w:rPr>
                      <m:t>S,N,t=</m:t>
                    </m:r>
                    <m:r>
                      <m:rPr>
                        <m:sty m:val="p"/>
                      </m:rPr>
                      <w:rPr>
                        <w:rFonts w:ascii="Cambria Math" w:eastAsiaTheme="minorEastAsia" w:hAnsi="Cambria Math"/>
                      </w:rPr>
                      <m:t>last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SCh</m:t>
                    </m:r>
                  </m:e>
                  <m:sub>
                    <m:r>
                      <w:rPr>
                        <w:rFonts w:ascii="Cambria Math" w:eastAsiaTheme="minorEastAsia" w:hAnsi="Cambria Math"/>
                      </w:rPr>
                      <m:t>S,N,t=1</m:t>
                    </m:r>
                  </m:sub>
                </m:sSub>
                <m:r>
                  <w:rPr>
                    <w:rFonts w:ascii="Cambria Math" w:eastAsiaTheme="minorEastAsia" w:hAnsi="Cambria Math"/>
                  </w:rPr>
                  <m:t xml:space="preserve"> ∀ S, N</m:t>
                </m:r>
              </m:oMath>
            </m:oMathPara>
          </w:p>
        </w:tc>
      </w:tr>
      <w:tr w:rsidR="00343D62" w:rsidRPr="00073493" w14:paraId="549BEB40" w14:textId="77777777" w:rsidTr="000476C5">
        <w:tc>
          <w:tcPr>
            <w:tcW w:w="4225" w:type="dxa"/>
          </w:tcPr>
          <w:p w14:paraId="7D6ECB90"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Storage_charge_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1E844D73"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SCh</m:t>
                    </m:r>
                  </m:e>
                  <m:sub>
                    <m:r>
                      <w:rPr>
                        <w:rFonts w:ascii="Cambria Math" w:eastAsiaTheme="minorEastAsia" w:hAnsi="Cambria Math"/>
                      </w:rPr>
                      <m:t xml:space="preserve">S,N,t </m:t>
                    </m:r>
                  </m:sub>
                </m:sSub>
                <m:r>
                  <w:rPr>
                    <w:rFonts w:ascii="Cambria Math" w:eastAsiaTheme="minorEastAsia" w:hAnsi="Cambria Math"/>
                  </w:rPr>
                  <m:t>≤</m:t>
                </m:r>
                <m:r>
                  <m:rPr>
                    <m:sty m:val="p"/>
                  </m:rPr>
                  <w:rPr>
                    <w:rFonts w:ascii="Cambria Math" w:eastAsiaTheme="minorEastAsia" w:hAnsi="Cambria Math"/>
                  </w:rPr>
                  <m:t>Storage charge limit</m:t>
                </m:r>
                <m:d>
                  <m:dPr>
                    <m:begChr m:val="["/>
                    <m:endChr m:val="]"/>
                    <m:ctrlPr>
                      <w:rPr>
                        <w:rFonts w:ascii="Cambria Math" w:eastAsiaTheme="minorEastAsia" w:hAnsi="Cambria Math"/>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SCap</m:t>
                    </m:r>
                  </m:e>
                  <m:sub>
                    <m:r>
                      <w:rPr>
                        <w:rFonts w:ascii="Cambria Math" w:eastAsiaTheme="minorEastAsia" w:hAnsi="Cambria Math"/>
                      </w:rPr>
                      <m:t>S,N</m:t>
                    </m:r>
                  </m:sub>
                </m:sSub>
                <m:r>
                  <w:rPr>
                    <w:rFonts w:ascii="Cambria Math" w:eastAsiaTheme="minorEastAsia" w:hAnsi="Cambria Math"/>
                  </w:rPr>
                  <m:t xml:space="preserve"> ∀ S, N, t</m:t>
                </m:r>
              </m:oMath>
            </m:oMathPara>
          </w:p>
        </w:tc>
      </w:tr>
      <w:tr w:rsidR="00343D62" w14:paraId="482B150E" w14:textId="77777777" w:rsidTr="000476C5">
        <w:tc>
          <w:tcPr>
            <w:tcW w:w="4225" w:type="dxa"/>
          </w:tcPr>
          <w:p w14:paraId="7C9CD21C"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Storage_discharge_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2735708A"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SCh</m:t>
                    </m:r>
                  </m:e>
                  <m:sub>
                    <m:r>
                      <w:rPr>
                        <w:rFonts w:ascii="Cambria Math" w:eastAsiaTheme="minorEastAsia" w:hAnsi="Cambria Math"/>
                      </w:rPr>
                      <m:t xml:space="preserve">S,N,t </m:t>
                    </m:r>
                  </m:sub>
                </m:sSub>
                <m:r>
                  <m:rPr>
                    <m:sty m:val="p"/>
                  </m:rPr>
                  <w:rPr>
                    <w:rFonts w:ascii="Cambria Math" w:eastAsiaTheme="minorEastAsia" w:hAnsi="Cambria Math"/>
                  </w:rPr>
                  <m:t>≥ -Storage discharge limit</m:t>
                </m:r>
                <m:d>
                  <m:dPr>
                    <m:begChr m:val="["/>
                    <m:endChr m:val="]"/>
                    <m:ctrlPr>
                      <w:rPr>
                        <w:rFonts w:ascii="Cambria Math" w:eastAsiaTheme="minorEastAsia" w:hAnsi="Cambria Math"/>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SCap</m:t>
                    </m:r>
                  </m:e>
                  <m:sub>
                    <m:r>
                      <w:rPr>
                        <w:rFonts w:ascii="Cambria Math" w:eastAsiaTheme="minorEastAsia" w:hAnsi="Cambria Math"/>
                      </w:rPr>
                      <m:t>S,N</m:t>
                    </m:r>
                  </m:sub>
                </m:sSub>
                <m:r>
                  <w:rPr>
                    <w:rFonts w:ascii="Cambria Math" w:eastAsiaTheme="minorEastAsia" w:hAnsi="Cambria Math"/>
                  </w:rPr>
                  <m:t xml:space="preserve"> ∀ S, N, t</m:t>
                </m:r>
              </m:oMath>
            </m:oMathPara>
          </w:p>
        </w:tc>
      </w:tr>
    </w:tbl>
    <w:p w14:paraId="37D39965" w14:textId="77777777" w:rsidR="00343D62" w:rsidRDefault="00343D62" w:rsidP="00343D62">
      <w:pPr>
        <w:rPr>
          <w:rFonts w:eastAsiaTheme="minorEastAsia"/>
          <w:iCs/>
        </w:rPr>
      </w:pPr>
    </w:p>
    <w:p w14:paraId="4BB09354" w14:textId="77777777" w:rsidR="00343D62" w:rsidRDefault="00343D62" w:rsidP="00EE2CC3">
      <w:pPr>
        <w:pStyle w:val="NRELBodyText"/>
      </w:pPr>
      <w:r>
        <w:t>The storage level must not exceed the built storage capacity at any zone for any technology. Storage capacities at each node and in the total system must be less than the limits specified in the inputs.</w:t>
      </w:r>
    </w:p>
    <w:tbl>
      <w:tblPr>
        <w:tblStyle w:val="TableGrid"/>
        <w:tblW w:w="0" w:type="auto"/>
        <w:tblLook w:val="04A0" w:firstRow="1" w:lastRow="0" w:firstColumn="1" w:lastColumn="0" w:noHBand="0" w:noVBand="1"/>
      </w:tblPr>
      <w:tblGrid>
        <w:gridCol w:w="4225"/>
        <w:gridCol w:w="8725"/>
      </w:tblGrid>
      <w:tr w:rsidR="00343D62" w14:paraId="6491D81F" w14:textId="77777777" w:rsidTr="000476C5">
        <w:tc>
          <w:tcPr>
            <w:tcW w:w="4225" w:type="dxa"/>
          </w:tcPr>
          <w:p w14:paraId="5010DCF9"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Storage_level_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31FA2608"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SLev</m:t>
                    </m:r>
                  </m:e>
                  <m:sub>
                    <m:r>
                      <w:rPr>
                        <w:rFonts w:ascii="Cambria Math" w:eastAsiaTheme="minorEastAsia" w:hAnsi="Cambria Math"/>
                      </w:rPr>
                      <m:t>S,N,t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SCap</m:t>
                    </m:r>
                  </m:e>
                  <m:sub>
                    <m:r>
                      <w:rPr>
                        <w:rFonts w:ascii="Cambria Math" w:eastAsiaTheme="minorEastAsia" w:hAnsi="Cambria Math"/>
                      </w:rPr>
                      <m:t>S,N</m:t>
                    </m:r>
                  </m:sub>
                </m:sSub>
                <m:r>
                  <w:rPr>
                    <w:rFonts w:ascii="Cambria Math" w:eastAsiaTheme="minorEastAsia" w:hAnsi="Cambria Math"/>
                  </w:rPr>
                  <m:t xml:space="preserve"> ∀ S, N,t</m:t>
                </m:r>
              </m:oMath>
            </m:oMathPara>
          </w:p>
        </w:tc>
      </w:tr>
      <w:tr w:rsidR="00343D62" w:rsidRPr="00073493" w14:paraId="0BE9C23D" w14:textId="77777777" w:rsidTr="000476C5">
        <w:tc>
          <w:tcPr>
            <w:tcW w:w="4225" w:type="dxa"/>
          </w:tcPr>
          <w:p w14:paraId="4A1D0796"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Storage_capacity_cap_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56B8D5AA"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SCap</m:t>
                    </m:r>
                  </m:e>
                  <m:sub>
                    <m:r>
                      <w:rPr>
                        <w:rFonts w:ascii="Cambria Math" w:eastAsiaTheme="minorEastAsia" w:hAnsi="Cambria Math"/>
                      </w:rPr>
                      <m:t xml:space="preserve">S,N </m:t>
                    </m:r>
                  </m:sub>
                </m:sSub>
                <m:r>
                  <w:rPr>
                    <w:rFonts w:ascii="Cambria Math" w:eastAsiaTheme="minorEastAsia" w:hAnsi="Cambria Math"/>
                  </w:rPr>
                  <m:t>≤</m:t>
                </m:r>
                <m:r>
                  <m:rPr>
                    <m:sty m:val="p"/>
                  </m:rPr>
                  <w:rPr>
                    <w:rFonts w:ascii="Cambria Math" w:eastAsiaTheme="minorEastAsia" w:hAnsi="Cambria Math"/>
                  </w:rPr>
                  <m:t>Nodal storage capacity limit</m:t>
                </m:r>
                <m:d>
                  <m:dPr>
                    <m:begChr m:val="["/>
                    <m:endChr m:val="]"/>
                    <m:ctrlPr>
                      <w:rPr>
                        <w:rFonts w:ascii="Cambria Math" w:eastAsiaTheme="minorEastAsia" w:hAnsi="Cambria Math"/>
                      </w:rPr>
                    </m:ctrlPr>
                  </m:dPr>
                  <m:e>
                    <m:r>
                      <w:rPr>
                        <w:rFonts w:ascii="Cambria Math" w:eastAsiaTheme="minorEastAsia" w:hAnsi="Cambria Math"/>
                      </w:rPr>
                      <m:t>S,N</m:t>
                    </m:r>
                  </m:e>
                </m:d>
                <m:r>
                  <w:rPr>
                    <w:rFonts w:ascii="Cambria Math" w:eastAsiaTheme="minorEastAsia" w:hAnsi="Cambria Math"/>
                  </w:rPr>
                  <m:t xml:space="preserve"> ∀ S, N</m:t>
                </m:r>
              </m:oMath>
            </m:oMathPara>
          </w:p>
        </w:tc>
      </w:tr>
      <w:tr w:rsidR="00343D62" w14:paraId="05314F7F" w14:textId="77777777" w:rsidTr="000476C5">
        <w:tc>
          <w:tcPr>
            <w:tcW w:w="4225" w:type="dxa"/>
          </w:tcPr>
          <w:p w14:paraId="21CD4BB8" w14:textId="77777777" w:rsidR="00343D62" w:rsidRPr="00083EEF" w:rsidRDefault="00343D62" w:rsidP="000476C5">
            <w:pPr>
              <w:rPr>
                <w:rFonts w:ascii="Consolas" w:eastAsiaTheme="minorEastAsia" w:hAnsi="Consolas" w:cs="Courier New"/>
                <w:iCs/>
              </w:rPr>
            </w:pPr>
            <w:proofErr w:type="spellStart"/>
            <w:r w:rsidRPr="00083EEF">
              <w:rPr>
                <w:rFonts w:ascii="Consolas" w:eastAsiaTheme="minorEastAsia" w:hAnsi="Consolas" w:cs="Courier New"/>
                <w:iCs/>
              </w:rPr>
              <w:t>Total_storage_capacity_</w:t>
            </w:r>
            <w:proofErr w:type="gramStart"/>
            <w:r w:rsidRPr="00083EEF">
              <w:rPr>
                <w:rFonts w:ascii="Consolas" w:eastAsiaTheme="minorEastAsia" w:hAnsi="Consolas" w:cs="Courier New"/>
                <w:iCs/>
              </w:rPr>
              <w:t>rule</w:t>
            </w:r>
            <w:proofErr w:type="spellEnd"/>
            <w:r w:rsidRPr="00083EEF">
              <w:rPr>
                <w:rFonts w:ascii="Consolas" w:eastAsiaTheme="minorEastAsia" w:hAnsi="Consolas" w:cs="Courier New"/>
                <w:iCs/>
              </w:rPr>
              <w:t>(</w:t>
            </w:r>
            <w:proofErr w:type="gramEnd"/>
            <w:r w:rsidRPr="00083EEF">
              <w:rPr>
                <w:rFonts w:ascii="Consolas" w:eastAsiaTheme="minorEastAsia" w:hAnsi="Consolas" w:cs="Courier New"/>
                <w:iCs/>
              </w:rPr>
              <w:t xml:space="preserve">m, </w:t>
            </w:r>
            <w:proofErr w:type="spellStart"/>
            <w:r w:rsidRPr="00083EEF">
              <w:rPr>
                <w:rFonts w:ascii="Consolas" w:eastAsiaTheme="minorEastAsia" w:hAnsi="Consolas" w:cs="Courier New"/>
                <w:iCs/>
              </w:rPr>
              <w:t>stor_tech</w:t>
            </w:r>
            <w:proofErr w:type="spellEnd"/>
            <w:r w:rsidRPr="00083EEF">
              <w:rPr>
                <w:rFonts w:ascii="Consolas" w:eastAsiaTheme="minorEastAsia" w:hAnsi="Consolas" w:cs="Courier New"/>
                <w:iCs/>
              </w:rPr>
              <w:t>, t, zone)</w:t>
            </w:r>
          </w:p>
        </w:tc>
        <w:tc>
          <w:tcPr>
            <w:tcW w:w="8725" w:type="dxa"/>
          </w:tcPr>
          <w:p w14:paraId="5BDE961A" w14:textId="77777777" w:rsidR="00343D62" w:rsidRDefault="00000000" w:rsidP="000476C5">
            <w:pPr>
              <w:rPr>
                <w:rFonts w:eastAsiaTheme="minorEastAsia"/>
                <w:iCs/>
              </w:rPr>
            </w:pPr>
            <m:oMathPara>
              <m:oMath>
                <m:nary>
                  <m:naryPr>
                    <m:chr m:val="∑"/>
                    <m:limLoc m:val="undOvr"/>
                    <m:supHide m:val="1"/>
                    <m:ctrlPr>
                      <w:rPr>
                        <w:rFonts w:ascii="Cambria Math" w:eastAsiaTheme="minorEastAsia" w:hAnsi="Cambria Math"/>
                        <w:i/>
                        <w:iCs/>
                      </w:rPr>
                    </m:ctrlPr>
                  </m:naryPr>
                  <m:sub>
                    <m:r>
                      <w:rPr>
                        <w:rFonts w:ascii="Cambria Math" w:eastAsiaTheme="minorEastAsia" w:hAnsi="Cambria Math"/>
                      </w:rPr>
                      <m:t>N</m:t>
                    </m:r>
                  </m:sub>
                  <m:sup/>
                  <m:e>
                    <m:sSub>
                      <m:sSubPr>
                        <m:ctrlPr>
                          <w:rPr>
                            <w:rFonts w:ascii="Cambria Math" w:eastAsiaTheme="minorEastAsia" w:hAnsi="Cambria Math"/>
                            <w:i/>
                            <w:iCs/>
                          </w:rPr>
                        </m:ctrlPr>
                      </m:sSubPr>
                      <m:e>
                        <m:r>
                          <w:rPr>
                            <w:rFonts w:ascii="Cambria Math" w:eastAsiaTheme="minorEastAsia" w:hAnsi="Cambria Math"/>
                          </w:rPr>
                          <m:t>SCap</m:t>
                        </m:r>
                      </m:e>
                      <m:sub>
                        <m:r>
                          <w:rPr>
                            <w:rFonts w:ascii="Cambria Math" w:eastAsiaTheme="minorEastAsia" w:hAnsi="Cambria Math"/>
                          </w:rPr>
                          <m:t xml:space="preserve">S,N </m:t>
                        </m:r>
                      </m:sub>
                    </m:sSub>
                  </m:e>
                </m:nary>
                <m:r>
                  <m:rPr>
                    <m:sty m:val="p"/>
                  </m:rPr>
                  <w:rPr>
                    <w:rFonts w:ascii="Cambria Math" w:eastAsiaTheme="minorEastAsia" w:hAnsi="Cambria Math"/>
                  </w:rPr>
                  <m:t>≤Total storage capacity limit</m:t>
                </m:r>
                <m:d>
                  <m:dPr>
                    <m:begChr m:val="["/>
                    <m:endChr m:val="]"/>
                    <m:ctrlPr>
                      <w:rPr>
                        <w:rFonts w:ascii="Cambria Math" w:eastAsiaTheme="minorEastAsia" w:hAnsi="Cambria Math"/>
                      </w:rPr>
                    </m:ctrlPr>
                  </m:dPr>
                  <m:e>
                    <m:r>
                      <w:rPr>
                        <w:rFonts w:ascii="Cambria Math" w:eastAsiaTheme="minorEastAsia" w:hAnsi="Cambria Math"/>
                      </w:rPr>
                      <m:t>S</m:t>
                    </m:r>
                  </m:e>
                </m:d>
                <m:r>
                  <w:rPr>
                    <w:rFonts w:ascii="Cambria Math" w:eastAsiaTheme="minorEastAsia" w:hAnsi="Cambria Math"/>
                  </w:rPr>
                  <m:t xml:space="preserve"> ∀ S, N</m:t>
                </m:r>
              </m:oMath>
            </m:oMathPara>
          </w:p>
        </w:tc>
      </w:tr>
    </w:tbl>
    <w:p w14:paraId="4FC36BC4" w14:textId="77777777" w:rsidR="00343D62" w:rsidRDefault="00343D62" w:rsidP="00343D62">
      <w:pPr>
        <w:rPr>
          <w:rFonts w:eastAsiaTheme="minorEastAsia"/>
          <w:iCs/>
        </w:rPr>
      </w:pPr>
    </w:p>
    <w:p w14:paraId="170A13A0" w14:textId="77777777" w:rsidR="00343D62" w:rsidRDefault="00343D62" w:rsidP="00EE2CC3">
      <w:pPr>
        <w:pStyle w:val="NRELBodyText"/>
      </w:pPr>
      <w:r>
        <w:t>Note that the inputs for storage charge and discharge limits and storage capacity limits can be specified as infinite or left unspecified. For simplicity in model formulation, HYPSTAT checks for infinite or unspecified values and simply skips constraints which would involve these infinite or unspecified values. (Mathematically, this would be equivalent to formulating the constraint with the infinite value.)</w:t>
      </w:r>
    </w:p>
    <w:p w14:paraId="789F974C" w14:textId="77777777" w:rsidR="00343D62" w:rsidRDefault="00343D62" w:rsidP="00343D62">
      <w:pPr>
        <w:rPr>
          <w:rFonts w:eastAsiaTheme="minorEastAsia"/>
          <w:iCs/>
        </w:rPr>
      </w:pPr>
    </w:p>
    <w:p w14:paraId="1D7C24F7" w14:textId="6D158E55" w:rsidR="00343D62" w:rsidRDefault="00343D62" w:rsidP="00C173C2">
      <w:pPr>
        <w:pStyle w:val="NRELHead03"/>
      </w:pPr>
      <w:bookmarkStart w:id="247" w:name="_Toc179465243"/>
      <w:r>
        <w:t xml:space="preserve">Link </w:t>
      </w:r>
      <w:r w:rsidR="00C173C2">
        <w:t>Flow Constraints</w:t>
      </w:r>
      <w:bookmarkEnd w:id="247"/>
    </w:p>
    <w:p w14:paraId="3EA2D001" w14:textId="77777777" w:rsidR="00343D62" w:rsidRDefault="00343D62" w:rsidP="00EE2CC3">
      <w:pPr>
        <w:pStyle w:val="NRELBodyText"/>
        <w:rPr>
          <w:rFonts w:cs="Courier New"/>
        </w:rPr>
      </w:pPr>
      <w:r>
        <w:t xml:space="preserve">Hydrogen flow for different links occurs via pipelines or truck flow. For simplicity in mass balances, we define a total link flow variable which is determined by the pipeline and truck flow via </w:t>
      </w:r>
      <w:proofErr w:type="spellStart"/>
      <w:r w:rsidRPr="00083EEF">
        <w:rPr>
          <w:rFonts w:ascii="Consolas" w:hAnsi="Consolas" w:cs="Courier New"/>
        </w:rPr>
        <w:t>total_link_flow_</w:t>
      </w:r>
      <w:proofErr w:type="gramStart"/>
      <w:r w:rsidRPr="00083EEF">
        <w:rPr>
          <w:rFonts w:ascii="Consolas" w:hAnsi="Consolas" w:cs="Courier New"/>
        </w:rPr>
        <w:t>rule</w:t>
      </w:r>
      <w:proofErr w:type="spellEnd"/>
      <w:r w:rsidRPr="00083EEF">
        <w:rPr>
          <w:rFonts w:ascii="Consolas" w:hAnsi="Consolas" w:cs="Courier New"/>
        </w:rPr>
        <w:t>(</w:t>
      </w:r>
      <w:proofErr w:type="gramEnd"/>
      <w:r w:rsidRPr="00083EEF">
        <w:rPr>
          <w:rFonts w:ascii="Consolas" w:hAnsi="Consolas" w:cs="Courier New"/>
        </w:rPr>
        <w:t>m, t, link)</w:t>
      </w:r>
      <w:r>
        <w:rPr>
          <w:rFonts w:cs="Courier New"/>
        </w:rPr>
        <w:t>:</w:t>
      </w:r>
    </w:p>
    <w:p w14:paraId="071279A7" w14:textId="77777777" w:rsidR="00343D62" w:rsidRPr="00D13AA9" w:rsidRDefault="00000000" w:rsidP="00EE2CC3">
      <w:pPr>
        <w:pStyle w:val="NRELBodyText"/>
      </w:pPr>
      <m:oMathPara>
        <m:oMath>
          <m:sSub>
            <m:sSubPr>
              <m:ctrlPr>
                <w:rPr>
                  <w:rFonts w:ascii="Cambria Math" w:hAnsi="Cambria Math"/>
                  <w:i/>
                </w:rPr>
              </m:ctrlPr>
            </m:sSubPr>
            <m:e>
              <m:r>
                <w:rPr>
                  <w:rFonts w:ascii="Cambria Math" w:hAnsi="Cambria Math"/>
                </w:rPr>
                <m:t>LFlow</m:t>
              </m:r>
            </m:e>
            <m:sub>
              <m:r>
                <w:rPr>
                  <w:rFonts w:ascii="Cambria Math" w:hAnsi="Cambria Math"/>
                </w:rPr>
                <m:t>L,t</m:t>
              </m:r>
            </m:sub>
          </m:sSub>
          <m:r>
            <w:rPr>
              <w:rFonts w:ascii="Cambria Math" w:hAnsi="Cambria Math"/>
            </w:rPr>
            <m:t>=</m:t>
          </m:r>
          <m:sSub>
            <m:sSubPr>
              <m:ctrlPr>
                <w:rPr>
                  <w:rFonts w:ascii="Cambria Math" w:hAnsi="Cambria Math"/>
                  <w:i/>
                </w:rPr>
              </m:ctrlPr>
            </m:sSubPr>
            <m:e>
              <m:r>
                <w:rPr>
                  <w:rFonts w:ascii="Cambria Math" w:hAnsi="Cambria Math"/>
                </w:rPr>
                <m:t>PFlow</m:t>
              </m:r>
            </m:e>
            <m:sub>
              <m:r>
                <w:rPr>
                  <w:rFonts w:ascii="Cambria Math" w:hAnsi="Cambria Math"/>
                </w:rPr>
                <m:t>L,t</m:t>
              </m:r>
            </m:sub>
          </m:sSub>
          <m:r>
            <w:rPr>
              <w:rFonts w:ascii="Cambria Math" w:hAnsi="Cambria Math"/>
            </w:rPr>
            <m:t>+</m:t>
          </m:r>
          <m:sSub>
            <m:sSubPr>
              <m:ctrlPr>
                <w:rPr>
                  <w:rFonts w:ascii="Cambria Math" w:hAnsi="Cambria Math"/>
                  <w:i/>
                </w:rPr>
              </m:ctrlPr>
            </m:sSubPr>
            <m:e>
              <m:r>
                <w:rPr>
                  <w:rFonts w:ascii="Cambria Math" w:hAnsi="Cambria Math"/>
                </w:rPr>
                <m:t>TFlow</m:t>
              </m:r>
            </m:e>
            <m:sub>
              <m:r>
                <w:rPr>
                  <w:rFonts w:ascii="Cambria Math" w:hAnsi="Cambria Math"/>
                </w:rPr>
                <m:t>L,t</m:t>
              </m:r>
            </m:sub>
          </m:sSub>
          <m:r>
            <w:rPr>
              <w:rFonts w:ascii="Cambria Math" w:hAnsi="Cambria Math"/>
            </w:rPr>
            <m:t xml:space="preserve"> ∀ L,t</m:t>
          </m:r>
        </m:oMath>
      </m:oMathPara>
    </w:p>
    <w:p w14:paraId="6AD1B37D" w14:textId="77777777" w:rsidR="00343D62" w:rsidRDefault="00343D62" w:rsidP="00EE2CC3">
      <w:pPr>
        <w:pStyle w:val="NRELBodyText"/>
      </w:pPr>
      <w:r>
        <w:t xml:space="preserve">Pipeline and truck flows can occur in either direction and have specific capacity limits (HYPSTAT does not currently support different limits for forward and reverse flow). Pipeline flow is limited by the capacity of the pipeline built for a given link (another model variable), while truck flow is limited by the specified truck maximum capacity given in the inputs, along with a </w:t>
      </w:r>
      <w:proofErr w:type="spellStart"/>
      <w:r>
        <w:t>boolean</w:t>
      </w:r>
      <w:proofErr w:type="spellEnd"/>
      <w:r>
        <w:t xml:space="preserve"> for whether truck flow is allowed at all on that link. For simple constraint functions, the forward and reverse flow constraints are separated in HYPSTAT.</w:t>
      </w:r>
    </w:p>
    <w:tbl>
      <w:tblPr>
        <w:tblStyle w:val="TableGrid"/>
        <w:tblW w:w="0" w:type="auto"/>
        <w:tblLook w:val="04A0" w:firstRow="1" w:lastRow="0" w:firstColumn="1" w:lastColumn="0" w:noHBand="0" w:noVBand="1"/>
      </w:tblPr>
      <w:tblGrid>
        <w:gridCol w:w="4225"/>
        <w:gridCol w:w="8725"/>
      </w:tblGrid>
      <w:tr w:rsidR="00343D62" w14:paraId="13E3BB16" w14:textId="77777777" w:rsidTr="000476C5">
        <w:tc>
          <w:tcPr>
            <w:tcW w:w="4225" w:type="dxa"/>
          </w:tcPr>
          <w:p w14:paraId="09DFA89E"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forward_max_truck_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64545F95"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TFlow</m:t>
                    </m:r>
                  </m:e>
                  <m:sub>
                    <m:r>
                      <w:rPr>
                        <w:rFonts w:ascii="Cambria Math" w:eastAsiaTheme="minorEastAsia" w:hAnsi="Cambria Math"/>
                      </w:rPr>
                      <m:t>L,t</m:t>
                    </m:r>
                  </m:sub>
                </m:sSub>
                <m:r>
                  <w:rPr>
                    <w:rFonts w:ascii="Cambria Math" w:eastAsiaTheme="minorEastAsia" w:hAnsi="Cambria Math"/>
                  </w:rPr>
                  <m:t>≤</m:t>
                </m:r>
                <m:r>
                  <m:rPr>
                    <m:sty m:val="p"/>
                  </m:rPr>
                  <w:rPr>
                    <w:rFonts w:ascii="Cambria Math" w:eastAsiaTheme="minorEastAsia" w:hAnsi="Cambria Math"/>
                  </w:rPr>
                  <m:t>Truck</m:t>
                </m:r>
                <m:func>
                  <m:funcPr>
                    <m:ctrlPr>
                      <w:rPr>
                        <w:rFonts w:ascii="Cambria Math" w:eastAsiaTheme="minorEastAsia" w:hAnsi="Cambria Math"/>
                      </w:rPr>
                    </m:ctrlPr>
                  </m:funcPr>
                  <m:fName>
                    <m:r>
                      <m:rPr>
                        <m:sty m:val="p"/>
                      </m:rPr>
                      <w:rPr>
                        <w:rFonts w:ascii="Cambria Math" w:eastAsiaTheme="minorEastAsia" w:hAnsi="Cambria Math"/>
                      </w:rPr>
                      <m:t>max</m:t>
                    </m:r>
                  </m:fName>
                  <m:e>
                    <m:r>
                      <m:rPr>
                        <m:sty m:val="p"/>
                      </m:rPr>
                      <w:rPr>
                        <w:rFonts w:ascii="Cambria Math" w:eastAsiaTheme="minorEastAsia" w:hAnsi="Cambria Math"/>
                      </w:rPr>
                      <m:t>capacity</m:t>
                    </m:r>
                    <m:d>
                      <m:dPr>
                        <m:begChr m:val="["/>
                        <m:endChr m:val="]"/>
                        <m:ctrlPr>
                          <w:rPr>
                            <w:rFonts w:ascii="Cambria Math" w:eastAsiaTheme="minorEastAsia" w:hAnsi="Cambria Math"/>
                            <w:iCs/>
                          </w:rPr>
                        </m:ctrlPr>
                      </m:dPr>
                      <m:e>
                        <m:r>
                          <w:rPr>
                            <w:rFonts w:ascii="Cambria Math" w:eastAsiaTheme="minorEastAsia" w:hAnsi="Cambria Math"/>
                          </w:rPr>
                          <m:t>L</m:t>
                        </m:r>
                      </m:e>
                    </m:d>
                    <m:r>
                      <w:rPr>
                        <w:rFonts w:ascii="Cambria Math" w:eastAsiaTheme="minorEastAsia" w:hAnsi="Cambria Math"/>
                      </w:rPr>
                      <m:t>×</m:t>
                    </m:r>
                    <m:r>
                      <m:rPr>
                        <m:sty m:val="p"/>
                      </m:rPr>
                      <w:rPr>
                        <w:rFonts w:ascii="Cambria Math" w:eastAsiaTheme="minorEastAsia" w:hAnsi="Cambria Math"/>
                      </w:rPr>
                      <m:t>Truck flow allowed[</m:t>
                    </m:r>
                    <m:r>
                      <w:rPr>
                        <w:rFonts w:ascii="Cambria Math" w:eastAsiaTheme="minorEastAsia" w:hAnsi="Cambria Math"/>
                      </w:rPr>
                      <m:t>L</m:t>
                    </m:r>
                    <m:r>
                      <m:rPr>
                        <m:sty m:val="p"/>
                      </m:rPr>
                      <w:rPr>
                        <w:rFonts w:ascii="Cambria Math" w:eastAsiaTheme="minorEastAsia" w:hAnsi="Cambria Math"/>
                      </w:rPr>
                      <m:t>]</m:t>
                    </m:r>
                  </m:e>
                </m:func>
                <m:r>
                  <w:rPr>
                    <w:rFonts w:ascii="Cambria Math" w:eastAsiaTheme="minorEastAsia" w:hAnsi="Cambria Math"/>
                  </w:rPr>
                  <m:t xml:space="preserve"> ∀ L,t</m:t>
                </m:r>
              </m:oMath>
            </m:oMathPara>
          </w:p>
        </w:tc>
      </w:tr>
      <w:tr w:rsidR="00343D62" w:rsidRPr="00453F72" w14:paraId="5587BBD1" w14:textId="77777777" w:rsidTr="000476C5">
        <w:tc>
          <w:tcPr>
            <w:tcW w:w="4225" w:type="dxa"/>
          </w:tcPr>
          <w:p w14:paraId="228CFA4F"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reverse_max_truck_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156B6ED6"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TFlow</m:t>
                    </m:r>
                  </m:e>
                  <m:sub>
                    <m:r>
                      <w:rPr>
                        <w:rFonts w:ascii="Cambria Math" w:eastAsiaTheme="minorEastAsia" w:hAnsi="Cambria Math"/>
                      </w:rPr>
                      <m:t>L,t</m:t>
                    </m:r>
                  </m:sub>
                </m:sSub>
                <m:r>
                  <m:rPr>
                    <m:sty m:val="p"/>
                  </m:rPr>
                  <w:rPr>
                    <w:rFonts w:ascii="Cambria Math" w:eastAsiaTheme="minorEastAsia" w:hAnsi="Cambria Math"/>
                  </w:rPr>
                  <m:t>≥-Truck</m:t>
                </m:r>
                <m:func>
                  <m:funcPr>
                    <m:ctrlPr>
                      <w:rPr>
                        <w:rFonts w:ascii="Cambria Math" w:eastAsiaTheme="minorEastAsia" w:hAnsi="Cambria Math"/>
                      </w:rPr>
                    </m:ctrlPr>
                  </m:funcPr>
                  <m:fName>
                    <m:r>
                      <m:rPr>
                        <m:sty m:val="p"/>
                      </m:rPr>
                      <w:rPr>
                        <w:rFonts w:ascii="Cambria Math" w:eastAsiaTheme="minorEastAsia" w:hAnsi="Cambria Math"/>
                      </w:rPr>
                      <m:t>max</m:t>
                    </m:r>
                  </m:fName>
                  <m:e>
                    <m:r>
                      <m:rPr>
                        <m:sty m:val="p"/>
                      </m:rPr>
                      <w:rPr>
                        <w:rFonts w:ascii="Cambria Math" w:eastAsiaTheme="minorEastAsia" w:hAnsi="Cambria Math"/>
                      </w:rPr>
                      <m:t>capacity</m:t>
                    </m:r>
                    <m:d>
                      <m:dPr>
                        <m:begChr m:val="["/>
                        <m:endChr m:val="]"/>
                        <m:ctrlPr>
                          <w:rPr>
                            <w:rFonts w:ascii="Cambria Math" w:eastAsiaTheme="minorEastAsia" w:hAnsi="Cambria Math"/>
                            <w:iCs/>
                          </w:rPr>
                        </m:ctrlPr>
                      </m:dPr>
                      <m:e>
                        <m:r>
                          <w:rPr>
                            <w:rFonts w:ascii="Cambria Math" w:eastAsiaTheme="minorEastAsia" w:hAnsi="Cambria Math"/>
                          </w:rPr>
                          <m:t>L</m:t>
                        </m:r>
                      </m:e>
                    </m:d>
                    <m:r>
                      <w:rPr>
                        <w:rFonts w:ascii="Cambria Math" w:eastAsiaTheme="minorEastAsia" w:hAnsi="Cambria Math"/>
                      </w:rPr>
                      <m:t>×</m:t>
                    </m:r>
                    <m:r>
                      <m:rPr>
                        <m:sty m:val="p"/>
                      </m:rPr>
                      <w:rPr>
                        <w:rFonts w:ascii="Cambria Math" w:eastAsiaTheme="minorEastAsia" w:hAnsi="Cambria Math"/>
                      </w:rPr>
                      <m:t>Truck flow allowed[</m:t>
                    </m:r>
                    <m:r>
                      <w:rPr>
                        <w:rFonts w:ascii="Cambria Math" w:eastAsiaTheme="minorEastAsia" w:hAnsi="Cambria Math"/>
                      </w:rPr>
                      <m:t>L</m:t>
                    </m:r>
                    <m:r>
                      <m:rPr>
                        <m:sty m:val="p"/>
                      </m:rPr>
                      <w:rPr>
                        <w:rFonts w:ascii="Cambria Math" w:eastAsiaTheme="minorEastAsia" w:hAnsi="Cambria Math"/>
                      </w:rPr>
                      <m:t>]</m:t>
                    </m:r>
                  </m:e>
                </m:func>
                <m:r>
                  <w:rPr>
                    <w:rFonts w:ascii="Cambria Math" w:eastAsiaTheme="minorEastAsia" w:hAnsi="Cambria Math"/>
                  </w:rPr>
                  <m:t xml:space="preserve"> ∀ L,t</m:t>
                </m:r>
              </m:oMath>
            </m:oMathPara>
          </w:p>
        </w:tc>
      </w:tr>
      <w:tr w:rsidR="00343D62" w14:paraId="15A22552" w14:textId="77777777" w:rsidTr="000476C5">
        <w:tc>
          <w:tcPr>
            <w:tcW w:w="4225" w:type="dxa"/>
          </w:tcPr>
          <w:p w14:paraId="533D23FB"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forward_max_pipeline_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6B9A32F7"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PFlow</m:t>
                    </m:r>
                  </m:e>
                  <m:sub>
                    <m:r>
                      <w:rPr>
                        <w:rFonts w:ascii="Cambria Math" w:eastAsiaTheme="minorEastAsia" w:hAnsi="Cambria Math"/>
                      </w:rPr>
                      <m:t>L,t</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PCap</m:t>
                    </m:r>
                  </m:e>
                  <m:sub>
                    <m:r>
                      <w:rPr>
                        <w:rFonts w:ascii="Cambria Math" w:eastAsiaTheme="minorEastAsia" w:hAnsi="Cambria Math"/>
                      </w:rPr>
                      <m:t>L</m:t>
                    </m:r>
                  </m:sub>
                </m:sSub>
                <m:r>
                  <w:rPr>
                    <w:rFonts w:ascii="Cambria Math" w:eastAsiaTheme="minorEastAsia" w:hAnsi="Cambria Math"/>
                  </w:rPr>
                  <m:t>∀ L,t</m:t>
                </m:r>
              </m:oMath>
            </m:oMathPara>
          </w:p>
        </w:tc>
      </w:tr>
      <w:tr w:rsidR="00343D62" w14:paraId="0AEFD1F4" w14:textId="77777777" w:rsidTr="000476C5">
        <w:tc>
          <w:tcPr>
            <w:tcW w:w="4225" w:type="dxa"/>
          </w:tcPr>
          <w:p w14:paraId="087E6A5F"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reverse_max_pipeline_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74C37F19" w14:textId="77777777" w:rsidR="00343D62" w:rsidRPr="00675746" w:rsidRDefault="00000000" w:rsidP="000476C5">
            <w:pPr>
              <w:rPr>
                <w:rFonts w:ascii="Consolas" w:hAnsi="Consolas" w:cs="Courier New"/>
                <w:iCs/>
              </w:rPr>
            </w:pPr>
            <m:oMathPara>
              <m:oMath>
                <m:sSub>
                  <m:sSubPr>
                    <m:ctrlPr>
                      <w:rPr>
                        <w:rFonts w:ascii="Cambria Math" w:eastAsiaTheme="minorEastAsia" w:hAnsi="Cambria Math"/>
                        <w:i/>
                        <w:iCs/>
                      </w:rPr>
                    </m:ctrlPr>
                  </m:sSubPr>
                  <m:e>
                    <m:r>
                      <w:rPr>
                        <w:rFonts w:ascii="Cambria Math" w:eastAsiaTheme="minorEastAsia" w:hAnsi="Cambria Math"/>
                      </w:rPr>
                      <m:t>PFlow</m:t>
                    </m:r>
                  </m:e>
                  <m:sub>
                    <m:r>
                      <w:rPr>
                        <w:rFonts w:ascii="Cambria Math" w:eastAsiaTheme="minorEastAsia" w:hAnsi="Cambria Math"/>
                      </w:rPr>
                      <m:t>L,t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-PCap</m:t>
                    </m:r>
                  </m:e>
                  <m:sub>
                    <m:r>
                      <w:rPr>
                        <w:rFonts w:ascii="Cambria Math" w:eastAsiaTheme="minorEastAsia" w:hAnsi="Cambria Math"/>
                      </w:rPr>
                      <m:t>L</m:t>
                    </m:r>
                  </m:sub>
                </m:sSub>
                <m:r>
                  <w:rPr>
                    <w:rFonts w:ascii="Cambria Math" w:eastAsiaTheme="minorEastAsia" w:hAnsi="Cambria Math"/>
                  </w:rPr>
                  <m:t>∀ L,t</m:t>
                </m:r>
              </m:oMath>
            </m:oMathPara>
          </w:p>
        </w:tc>
      </w:tr>
    </w:tbl>
    <w:p w14:paraId="2D563876" w14:textId="77777777" w:rsidR="00343D62" w:rsidRPr="00083EEF" w:rsidRDefault="00343D62" w:rsidP="00343D62">
      <w:pPr>
        <w:rPr>
          <w:rFonts w:eastAsiaTheme="minorEastAsia"/>
          <w:iCs/>
        </w:rPr>
      </w:pPr>
    </w:p>
    <w:p w14:paraId="5FC0D0E5" w14:textId="77777777" w:rsidR="00343D62" w:rsidRDefault="00343D62" w:rsidP="00EE2CC3">
      <w:pPr>
        <w:pStyle w:val="NRELBodyText"/>
      </w:pPr>
      <w:r>
        <w:t>Pipeline capacity in each link is limited by capacity inputs (</w:t>
      </w:r>
      <w:proofErr w:type="gramStart"/>
      <w:r>
        <w:t>similar to</w:t>
      </w:r>
      <w:proofErr w:type="gramEnd"/>
      <w:r>
        <w:t xml:space="preserve"> truck inputs) and, for mixed-integer optimizations, whether or not a pipeline is built at all for a given link.</w:t>
      </w:r>
    </w:p>
    <w:tbl>
      <w:tblPr>
        <w:tblStyle w:val="TableGrid"/>
        <w:tblW w:w="0" w:type="auto"/>
        <w:tblLook w:val="04A0" w:firstRow="1" w:lastRow="0" w:firstColumn="1" w:lastColumn="0" w:noHBand="0" w:noVBand="1"/>
      </w:tblPr>
      <w:tblGrid>
        <w:gridCol w:w="4225"/>
        <w:gridCol w:w="8725"/>
      </w:tblGrid>
      <w:tr w:rsidR="00343D62" w14:paraId="5DC7EC5A" w14:textId="77777777" w:rsidTr="000476C5">
        <w:tc>
          <w:tcPr>
            <w:tcW w:w="4225" w:type="dxa"/>
          </w:tcPr>
          <w:p w14:paraId="031ACCB8"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pipeline_exists_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link</w:t>
            </w:r>
            <w:r w:rsidRPr="00083EEF">
              <w:rPr>
                <w:rFonts w:ascii="Consolas" w:eastAsiaTheme="minorEastAsia" w:hAnsi="Consolas" w:cs="Courier New"/>
                <w:iCs/>
              </w:rPr>
              <w:t>)</w:t>
            </w:r>
          </w:p>
        </w:tc>
        <w:tc>
          <w:tcPr>
            <w:tcW w:w="8725" w:type="dxa"/>
          </w:tcPr>
          <w:p w14:paraId="362C550F"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PCap</m:t>
                    </m:r>
                  </m:e>
                  <m:sub>
                    <m:r>
                      <w:rPr>
                        <w:rFonts w:ascii="Cambria Math" w:eastAsiaTheme="minorEastAsia" w:hAnsi="Cambria Math"/>
                      </w:rPr>
                      <m:t>L</m:t>
                    </m:r>
                  </m:sub>
                </m:sSub>
                <m:r>
                  <w:rPr>
                    <w:rFonts w:ascii="Cambria Math" w:eastAsiaTheme="minorEastAsia" w:hAnsi="Cambria Math"/>
                  </w:rPr>
                  <m:t>≤</m:t>
                </m:r>
                <m:r>
                  <m:rPr>
                    <m:sty m:val="p"/>
                  </m:rPr>
                  <w:rPr>
                    <w:rFonts w:ascii="Cambria Math" w:eastAsiaTheme="minorEastAsia" w:hAnsi="Cambria Math"/>
                  </w:rPr>
                  <m:t>Pipeline</m:t>
                </m:r>
                <m:func>
                  <m:funcPr>
                    <m:ctrlPr>
                      <w:rPr>
                        <w:rFonts w:ascii="Cambria Math" w:eastAsiaTheme="minorEastAsia" w:hAnsi="Cambria Math"/>
                      </w:rPr>
                    </m:ctrlPr>
                  </m:funcPr>
                  <m:fName>
                    <m:r>
                      <m:rPr>
                        <m:sty m:val="p"/>
                      </m:rPr>
                      <w:rPr>
                        <w:rFonts w:ascii="Cambria Math" w:eastAsiaTheme="minorEastAsia" w:hAnsi="Cambria Math"/>
                      </w:rPr>
                      <m:t>max</m:t>
                    </m:r>
                  </m:fName>
                  <m:e>
                    <m:r>
                      <m:rPr>
                        <m:sty m:val="p"/>
                      </m:rPr>
                      <w:rPr>
                        <w:rFonts w:ascii="Cambria Math" w:eastAsiaTheme="minorEastAsia" w:hAnsi="Cambria Math"/>
                      </w:rPr>
                      <m:t>capacity</m:t>
                    </m:r>
                    <m:d>
                      <m:dPr>
                        <m:begChr m:val="["/>
                        <m:endChr m:val="]"/>
                        <m:ctrlPr>
                          <w:rPr>
                            <w:rFonts w:ascii="Cambria Math" w:eastAsiaTheme="minorEastAsia" w:hAnsi="Cambria Math"/>
                            <w:iCs/>
                          </w:rPr>
                        </m:ctrlPr>
                      </m:dPr>
                      <m:e>
                        <m:r>
                          <w:rPr>
                            <w:rFonts w:ascii="Cambria Math" w:eastAsiaTheme="minorEastAsia" w:hAnsi="Cambria Math"/>
                          </w:rPr>
                          <m:t>L</m:t>
                        </m:r>
                      </m:e>
                    </m:d>
                    <m:r>
                      <w:rPr>
                        <w:rFonts w:ascii="Cambria Math" w:eastAsiaTheme="minorEastAsia" w:hAnsi="Cambria Math"/>
                      </w:rPr>
                      <m:t>×</m:t>
                    </m:r>
                    <m:r>
                      <m:rPr>
                        <m:sty m:val="p"/>
                      </m:rPr>
                      <w:rPr>
                        <w:rFonts w:ascii="Cambria Math" w:eastAsiaTheme="minorEastAsia" w:hAnsi="Cambria Math"/>
                      </w:rPr>
                      <m:t>Pipeline flow allowed[</m:t>
                    </m:r>
                    <m:r>
                      <w:rPr>
                        <w:rFonts w:ascii="Cambria Math" w:eastAsiaTheme="minorEastAsia" w:hAnsi="Cambria Math"/>
                      </w:rPr>
                      <m:t>L</m:t>
                    </m:r>
                    <m:r>
                      <m:rPr>
                        <m:sty m:val="p"/>
                      </m:rPr>
                      <w:rPr>
                        <w:rFonts w:ascii="Cambria Math" w:eastAsiaTheme="minorEastAsia" w:hAnsi="Cambria Math"/>
                      </w:rPr>
                      <m:t>]</m:t>
                    </m:r>
                  </m:e>
                </m:fun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PEx</m:t>
                    </m:r>
                  </m:e>
                  <m:sub>
                    <m:r>
                      <w:rPr>
                        <w:rFonts w:ascii="Cambria Math" w:eastAsiaTheme="minorEastAsia" w:hAnsi="Cambria Math"/>
                      </w:rPr>
                      <m:t>L</m:t>
                    </m:r>
                  </m:sub>
                </m:sSub>
                <m:r>
                  <w:rPr>
                    <w:rFonts w:ascii="Cambria Math" w:eastAsiaTheme="minorEastAsia" w:hAnsi="Cambria Math"/>
                  </w:rPr>
                  <m:t xml:space="preserve"> ∀ L</m:t>
                </m:r>
              </m:oMath>
            </m:oMathPara>
          </w:p>
        </w:tc>
      </w:tr>
      <w:tr w:rsidR="00343D62" w:rsidRPr="00453F72" w14:paraId="029BA5C5" w14:textId="77777777" w:rsidTr="000476C5">
        <w:tc>
          <w:tcPr>
            <w:tcW w:w="4225" w:type="dxa"/>
          </w:tcPr>
          <w:p w14:paraId="59C3299C"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pipeline_size_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link)</w:t>
            </w:r>
          </w:p>
        </w:tc>
        <w:tc>
          <w:tcPr>
            <w:tcW w:w="8725" w:type="dxa"/>
          </w:tcPr>
          <w:p w14:paraId="2F203B9C"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PCap</m:t>
                    </m:r>
                  </m:e>
                  <m:sub>
                    <m:r>
                      <w:rPr>
                        <w:rFonts w:ascii="Cambria Math" w:eastAsiaTheme="minorEastAsia" w:hAnsi="Cambria Math"/>
                      </w:rPr>
                      <m:t>L</m:t>
                    </m:r>
                  </m:sub>
                </m:sSub>
                <m:r>
                  <w:rPr>
                    <w:rFonts w:ascii="Cambria Math" w:eastAsiaTheme="minorEastAsia" w:hAnsi="Cambria Math"/>
                  </w:rPr>
                  <m:t>≤</m:t>
                </m:r>
                <m:r>
                  <m:rPr>
                    <m:sty m:val="p"/>
                  </m:rPr>
                  <w:rPr>
                    <w:rFonts w:ascii="Cambria Math" w:eastAsiaTheme="minorEastAsia" w:hAnsi="Cambria Math"/>
                  </w:rPr>
                  <m:t>Pipeline</m:t>
                </m:r>
                <m:func>
                  <m:funcPr>
                    <m:ctrlPr>
                      <w:rPr>
                        <w:rFonts w:ascii="Cambria Math" w:eastAsiaTheme="minorEastAsia" w:hAnsi="Cambria Math"/>
                      </w:rPr>
                    </m:ctrlPr>
                  </m:funcPr>
                  <m:fName>
                    <m:r>
                      <m:rPr>
                        <m:sty m:val="p"/>
                      </m:rPr>
                      <w:rPr>
                        <w:rFonts w:ascii="Cambria Math" w:eastAsiaTheme="minorEastAsia" w:hAnsi="Cambria Math"/>
                      </w:rPr>
                      <m:t>max</m:t>
                    </m:r>
                  </m:fName>
                  <m:e>
                    <m:r>
                      <m:rPr>
                        <m:sty m:val="p"/>
                      </m:rPr>
                      <w:rPr>
                        <w:rFonts w:ascii="Cambria Math" w:eastAsiaTheme="minorEastAsia" w:hAnsi="Cambria Math"/>
                      </w:rPr>
                      <m:t>capacity</m:t>
                    </m:r>
                    <m:d>
                      <m:dPr>
                        <m:begChr m:val="["/>
                        <m:endChr m:val="]"/>
                        <m:ctrlPr>
                          <w:rPr>
                            <w:rFonts w:ascii="Cambria Math" w:eastAsiaTheme="minorEastAsia" w:hAnsi="Cambria Math"/>
                            <w:iCs/>
                          </w:rPr>
                        </m:ctrlPr>
                      </m:dPr>
                      <m:e>
                        <m:r>
                          <w:rPr>
                            <w:rFonts w:ascii="Cambria Math" w:eastAsiaTheme="minorEastAsia" w:hAnsi="Cambria Math"/>
                          </w:rPr>
                          <m:t>L</m:t>
                        </m:r>
                      </m:e>
                    </m:d>
                    <m:r>
                      <w:rPr>
                        <w:rFonts w:ascii="Cambria Math" w:eastAsiaTheme="minorEastAsia" w:hAnsi="Cambria Math"/>
                      </w:rPr>
                      <m:t>×</m:t>
                    </m:r>
                    <m:r>
                      <m:rPr>
                        <m:sty m:val="p"/>
                      </m:rPr>
                      <w:rPr>
                        <w:rFonts w:ascii="Cambria Math" w:eastAsiaTheme="minorEastAsia" w:hAnsi="Cambria Math"/>
                      </w:rPr>
                      <m:t>Pipeline flow allowed[</m:t>
                    </m:r>
                    <m:r>
                      <w:rPr>
                        <w:rFonts w:ascii="Cambria Math" w:eastAsiaTheme="minorEastAsia" w:hAnsi="Cambria Math"/>
                      </w:rPr>
                      <m:t>L</m:t>
                    </m:r>
                    <m:r>
                      <m:rPr>
                        <m:sty m:val="p"/>
                      </m:rPr>
                      <w:rPr>
                        <w:rFonts w:ascii="Cambria Math" w:eastAsiaTheme="minorEastAsia" w:hAnsi="Cambria Math"/>
                      </w:rPr>
                      <m:t>]</m:t>
                    </m:r>
                  </m:e>
                </m:func>
                <m:r>
                  <w:rPr>
                    <w:rFonts w:ascii="Cambria Math" w:eastAsiaTheme="minorEastAsia" w:hAnsi="Cambria Math"/>
                  </w:rPr>
                  <m:t xml:space="preserve"> ∀ L,t</m:t>
                </m:r>
              </m:oMath>
            </m:oMathPara>
          </w:p>
        </w:tc>
      </w:tr>
    </w:tbl>
    <w:p w14:paraId="28331EBB" w14:textId="77777777" w:rsidR="00343D62" w:rsidRDefault="00343D62" w:rsidP="00343D62">
      <w:pPr>
        <w:rPr>
          <w:rFonts w:eastAsiaTheme="minorEastAsia"/>
          <w:iCs/>
        </w:rPr>
      </w:pPr>
    </w:p>
    <w:p w14:paraId="4C2EAD33" w14:textId="77777777" w:rsidR="00343D62" w:rsidRPr="00D943BC" w:rsidRDefault="00343D62" w:rsidP="00EE2CC3">
      <w:pPr>
        <w:pStyle w:val="NRELBodyText"/>
      </w:pPr>
      <w:proofErr w:type="spellStart"/>
      <w:r>
        <w:rPr>
          <w:rFonts w:ascii="Consolas" w:hAnsi="Consolas"/>
        </w:rPr>
        <w:t>pipeline_exists_</w:t>
      </w:r>
      <w:proofErr w:type="gramStart"/>
      <w:r>
        <w:rPr>
          <w:rFonts w:ascii="Consolas" w:hAnsi="Consolas"/>
        </w:rPr>
        <w:t>rule</w:t>
      </w:r>
      <w:proofErr w:type="spellEnd"/>
      <w:r>
        <w:rPr>
          <w:rFonts w:ascii="Consolas" w:hAnsi="Consolas"/>
        </w:rPr>
        <w:t>(</w:t>
      </w:r>
      <w:proofErr w:type="gramEnd"/>
      <w:r>
        <w:rPr>
          <w:rFonts w:ascii="Consolas" w:hAnsi="Consolas"/>
        </w:rPr>
        <w:t>m, link</w:t>
      </w:r>
      <w:r w:rsidRPr="00083EEF">
        <w:rPr>
          <w:rFonts w:ascii="Consolas" w:hAnsi="Consolas"/>
        </w:rPr>
        <w:t>)</w:t>
      </w:r>
      <w:r>
        <w:rPr>
          <w:rFonts w:ascii="Consolas" w:hAnsi="Consolas"/>
        </w:rPr>
        <w:t xml:space="preserve"> </w:t>
      </w:r>
      <w:r>
        <w:t xml:space="preserve">is used for </w:t>
      </w:r>
      <w:proofErr w:type="gramStart"/>
      <w:r>
        <w:t>a mixed</w:t>
      </w:r>
      <w:proofErr w:type="gramEnd"/>
      <w:r>
        <w:t xml:space="preserve">-integer optimization. For a fully linear optimization which only optimizes pipeline sizes and not locations, </w:t>
      </w:r>
      <w:proofErr w:type="spellStart"/>
      <w:r>
        <w:rPr>
          <w:rFonts w:ascii="Consolas" w:hAnsi="Consolas"/>
        </w:rPr>
        <w:t>pipeline_size_</w:t>
      </w:r>
      <w:proofErr w:type="gramStart"/>
      <w:r>
        <w:rPr>
          <w:rFonts w:ascii="Consolas" w:hAnsi="Consolas"/>
        </w:rPr>
        <w:t>rule</w:t>
      </w:r>
      <w:proofErr w:type="spellEnd"/>
      <w:r>
        <w:rPr>
          <w:rFonts w:ascii="Consolas" w:hAnsi="Consolas"/>
        </w:rPr>
        <w:t>(</w:t>
      </w:r>
      <w:proofErr w:type="gramEnd"/>
      <w:r>
        <w:rPr>
          <w:rFonts w:ascii="Consolas" w:hAnsi="Consolas"/>
        </w:rPr>
        <w:t>m, link)</w:t>
      </w:r>
      <w:r>
        <w:t xml:space="preserve"> is used, typically after a coarse robust optimization to determine locations of pipelines, which are fed into the model via the </w:t>
      </w:r>
      <m:oMath>
        <m:r>
          <m:rPr>
            <m:sty m:val="p"/>
          </m:rPr>
          <w:rPr>
            <w:rFonts w:ascii="Cambria Math" w:hAnsi="Cambria Math"/>
          </w:rPr>
          <m:t>Pipeline flow allowed[</m:t>
        </m:r>
        <m:r>
          <w:rPr>
            <w:rFonts w:ascii="Cambria Math" w:hAnsi="Cambria Math"/>
          </w:rPr>
          <m:t>L</m:t>
        </m:r>
        <m:r>
          <m:rPr>
            <m:sty m:val="p"/>
          </m:rPr>
          <w:rPr>
            <w:rFonts w:ascii="Cambria Math" w:hAnsi="Cambria Math"/>
          </w:rPr>
          <m:t>]</m:t>
        </m:r>
      </m:oMath>
      <w:r>
        <w:t xml:space="preserve"> input.</w:t>
      </w:r>
    </w:p>
    <w:p w14:paraId="35B75006" w14:textId="77777777" w:rsidR="00343D62" w:rsidRDefault="00343D62" w:rsidP="00343D62">
      <w:pPr>
        <w:rPr>
          <w:rFonts w:eastAsiaTheme="minorEastAsia"/>
          <w:iCs/>
        </w:rPr>
      </w:pPr>
    </w:p>
    <w:p w14:paraId="5485CF7E" w14:textId="2AF3CD88" w:rsidR="00343D62" w:rsidRDefault="00343D62" w:rsidP="00C173C2">
      <w:pPr>
        <w:pStyle w:val="NRELHead03"/>
      </w:pPr>
      <w:bookmarkStart w:id="248" w:name="_Toc179465244"/>
      <w:r>
        <w:t>Production</w:t>
      </w:r>
      <w:r w:rsidR="00C173C2">
        <w:t xml:space="preserve"> Constraints</w:t>
      </w:r>
      <w:bookmarkEnd w:id="248"/>
    </w:p>
    <w:p w14:paraId="2C760265" w14:textId="77777777" w:rsidR="00343D62" w:rsidRDefault="00343D62" w:rsidP="00EE2CC3">
      <w:pPr>
        <w:pStyle w:val="NRELBodyText"/>
      </w:pPr>
      <w:r>
        <w:t xml:space="preserve">The potential for total electricity production in each </w:t>
      </w:r>
      <w:proofErr w:type="gramStart"/>
      <w:r>
        <w:t>time period</w:t>
      </w:r>
      <w:proofErr w:type="gramEnd"/>
      <w:r>
        <w:t xml:space="preserve"> is set by the production profiles (e.g., for a particular renewable resource) for each technology at each node and the capacity of that technology at each node. Of this electricity potential, the model can choose how much electricity to curtail and how much to use. To avoid negative electricity use, the curtailed electricity must be constrained to be less than or equal to the electricity production potential, and the electricity used is set by the production potential and the curtailment.</w:t>
      </w:r>
    </w:p>
    <w:tbl>
      <w:tblPr>
        <w:tblStyle w:val="TableGrid"/>
        <w:tblW w:w="0" w:type="auto"/>
        <w:tblLook w:val="04A0" w:firstRow="1" w:lastRow="0" w:firstColumn="1" w:lastColumn="0" w:noHBand="0" w:noVBand="1"/>
      </w:tblPr>
      <w:tblGrid>
        <w:gridCol w:w="4835"/>
        <w:gridCol w:w="8115"/>
      </w:tblGrid>
      <w:tr w:rsidR="00343D62" w14:paraId="44FF4232" w14:textId="77777777" w:rsidTr="000476C5">
        <w:tc>
          <w:tcPr>
            <w:tcW w:w="4450" w:type="dxa"/>
          </w:tcPr>
          <w:p w14:paraId="4646AC91"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Electricity_Potential_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tech, t, zone</w:t>
            </w:r>
            <w:r w:rsidRPr="00083EEF">
              <w:rPr>
                <w:rFonts w:ascii="Consolas" w:eastAsiaTheme="minorEastAsia" w:hAnsi="Consolas" w:cs="Courier New"/>
                <w:iCs/>
              </w:rPr>
              <w:t>)</w:t>
            </w:r>
          </w:p>
        </w:tc>
        <w:tc>
          <w:tcPr>
            <w:tcW w:w="8500" w:type="dxa"/>
          </w:tcPr>
          <w:p w14:paraId="20570248"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EGen</m:t>
                    </m:r>
                  </m:e>
                  <m:sub>
                    <m:r>
                      <w:rPr>
                        <w:rFonts w:ascii="Cambria Math" w:eastAsiaTheme="minorEastAsia" w:hAnsi="Cambria Math"/>
                      </w:rPr>
                      <m:t>G,N,t</m:t>
                    </m:r>
                  </m:sub>
                </m:sSub>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R</m:t>
                    </m:r>
                  </m:sub>
                  <m:sup/>
                  <m:e>
                    <m:r>
                      <m:rPr>
                        <m:sty m:val="p"/>
                      </m:rPr>
                      <w:rPr>
                        <w:rFonts w:ascii="Cambria Math" w:eastAsiaTheme="minorEastAsia" w:hAnsi="Cambria Math"/>
                      </w:rPr>
                      <m:t>Production profile[G,N,R,t]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ECap</m:t>
                        </m:r>
                      </m:e>
                      <m:sub>
                        <m:r>
                          <w:rPr>
                            <w:rFonts w:ascii="Cambria Math" w:eastAsiaTheme="minorEastAsia" w:hAnsi="Cambria Math"/>
                          </w:rPr>
                          <m:t>G,N,R</m:t>
                        </m:r>
                      </m:sub>
                    </m:sSub>
                  </m:e>
                </m:nary>
                <m:r>
                  <w:rPr>
                    <w:rFonts w:ascii="Cambria Math" w:eastAsiaTheme="minorEastAsia" w:hAnsi="Cambria Math"/>
                  </w:rPr>
                  <m:t xml:space="preserve"> ∀ G,N,t</m:t>
                </m:r>
              </m:oMath>
            </m:oMathPara>
          </w:p>
        </w:tc>
      </w:tr>
      <w:tr w:rsidR="00343D62" w:rsidRPr="00453F72" w14:paraId="562E0E5A" w14:textId="77777777" w:rsidTr="000476C5">
        <w:tc>
          <w:tcPr>
            <w:tcW w:w="4450" w:type="dxa"/>
          </w:tcPr>
          <w:p w14:paraId="0F9B614B"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Curtailed_electricity_limit_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tech, t, zone)</w:t>
            </w:r>
          </w:p>
        </w:tc>
        <w:tc>
          <w:tcPr>
            <w:tcW w:w="8500" w:type="dxa"/>
          </w:tcPr>
          <w:p w14:paraId="56F027A7"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ECurt</m:t>
                    </m:r>
                  </m:e>
                  <m:sub>
                    <m:r>
                      <w:rPr>
                        <w:rFonts w:ascii="Cambria Math" w:eastAsiaTheme="minorEastAsia" w:hAnsi="Cambria Math"/>
                      </w:rPr>
                      <m:t>G,N,t</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EGen</m:t>
                    </m:r>
                  </m:e>
                  <m:sub>
                    <m:r>
                      <w:rPr>
                        <w:rFonts w:ascii="Cambria Math" w:eastAsiaTheme="minorEastAsia" w:hAnsi="Cambria Math"/>
                      </w:rPr>
                      <m:t>G,N,t</m:t>
                    </m:r>
                  </m:sub>
                </m:sSub>
                <m:r>
                  <w:rPr>
                    <w:rFonts w:ascii="Cambria Math" w:eastAsiaTheme="minorEastAsia" w:hAnsi="Cambria Math"/>
                  </w:rPr>
                  <m:t xml:space="preserve"> ∀ G,N,t</m:t>
                </m:r>
              </m:oMath>
            </m:oMathPara>
          </w:p>
        </w:tc>
      </w:tr>
      <w:tr w:rsidR="00343D62" w:rsidRPr="00453F72" w14:paraId="0F8AECD9" w14:textId="77777777" w:rsidTr="000476C5">
        <w:tc>
          <w:tcPr>
            <w:tcW w:w="4450" w:type="dxa"/>
          </w:tcPr>
          <w:p w14:paraId="3FE986FC" w14:textId="77777777" w:rsidR="00343D62" w:rsidRDefault="00343D62" w:rsidP="000476C5">
            <w:pPr>
              <w:rPr>
                <w:rFonts w:ascii="Consolas" w:eastAsiaTheme="minorEastAsia" w:hAnsi="Consolas" w:cs="Courier New"/>
                <w:iCs/>
              </w:rPr>
            </w:pPr>
            <w:proofErr w:type="spellStart"/>
            <w:r>
              <w:rPr>
                <w:rFonts w:ascii="Consolas" w:eastAsiaTheme="minorEastAsia" w:hAnsi="Consolas" w:cs="Courier New"/>
                <w:iCs/>
              </w:rPr>
              <w:t>Electricity_Used_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tech, t, zone)</w:t>
            </w:r>
          </w:p>
        </w:tc>
        <w:tc>
          <w:tcPr>
            <w:tcW w:w="8500" w:type="dxa"/>
          </w:tcPr>
          <w:p w14:paraId="7CEC47C9" w14:textId="77777777" w:rsidR="00343D62" w:rsidRDefault="00000000" w:rsidP="000476C5">
            <w:pPr>
              <w:rPr>
                <w:rFonts w:ascii="Consolas" w:hAnsi="Consolas" w:cs="Courier New"/>
                <w:iCs/>
              </w:rPr>
            </w:pPr>
            <m:oMathPara>
              <m:oMath>
                <m:sSub>
                  <m:sSubPr>
                    <m:ctrlPr>
                      <w:rPr>
                        <w:rFonts w:ascii="Cambria Math" w:eastAsiaTheme="minorEastAsia" w:hAnsi="Cambria Math"/>
                        <w:i/>
                        <w:iCs/>
                      </w:rPr>
                    </m:ctrlPr>
                  </m:sSubPr>
                  <m:e>
                    <m:r>
                      <w:rPr>
                        <w:rFonts w:ascii="Cambria Math" w:eastAsiaTheme="minorEastAsia" w:hAnsi="Cambria Math"/>
                      </w:rPr>
                      <m:t>EUsed</m:t>
                    </m:r>
                  </m:e>
                  <m:sub>
                    <m:r>
                      <w:rPr>
                        <w:rFonts w:ascii="Cambria Math" w:eastAsiaTheme="minorEastAsia" w:hAnsi="Cambria Math"/>
                      </w:rPr>
                      <m:t>G,N,t</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EGen</m:t>
                    </m:r>
                  </m:e>
                  <m:sub>
                    <m:r>
                      <w:rPr>
                        <w:rFonts w:ascii="Cambria Math" w:eastAsiaTheme="minorEastAsia" w:hAnsi="Cambria Math"/>
                      </w:rPr>
                      <m:t>G,N,t</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ECurt</m:t>
                    </m:r>
                  </m:e>
                  <m:sub>
                    <m:r>
                      <w:rPr>
                        <w:rFonts w:ascii="Cambria Math" w:eastAsiaTheme="minorEastAsia" w:hAnsi="Cambria Math"/>
                      </w:rPr>
                      <m:t>G,N,t</m:t>
                    </m:r>
                  </m:sub>
                </m:sSub>
                <m:r>
                  <w:rPr>
                    <w:rFonts w:ascii="Cambria Math" w:eastAsiaTheme="minorEastAsia" w:hAnsi="Cambria Math"/>
                  </w:rPr>
                  <m:t xml:space="preserve"> ∀ G,N,t</m:t>
                </m:r>
              </m:oMath>
            </m:oMathPara>
          </w:p>
        </w:tc>
      </w:tr>
    </w:tbl>
    <w:p w14:paraId="5FACFA00" w14:textId="77777777" w:rsidR="00343D62" w:rsidRDefault="00343D62" w:rsidP="00343D62">
      <w:pPr>
        <w:rPr>
          <w:rFonts w:eastAsiaTheme="minorEastAsia"/>
          <w:iCs/>
        </w:rPr>
      </w:pPr>
    </w:p>
    <w:p w14:paraId="09FFC28C" w14:textId="77777777" w:rsidR="00343D62" w:rsidRDefault="00343D62" w:rsidP="00EE2CC3">
      <w:pPr>
        <w:pStyle w:val="NRELBodyText"/>
      </w:pPr>
      <w:r>
        <w:rPr>
          <w:iCs/>
        </w:rPr>
        <w:t xml:space="preserve">In </w:t>
      </w:r>
      <w:proofErr w:type="spellStart"/>
      <w:r>
        <w:rPr>
          <w:rFonts w:ascii="Consolas" w:hAnsi="Consolas" w:cs="Courier New"/>
          <w:iCs/>
        </w:rPr>
        <w:t>Electricity_Potential_rule</w:t>
      </w:r>
      <w:proofErr w:type="spellEnd"/>
      <w:r>
        <w:rPr>
          <w:rFonts w:ascii="Consolas" w:hAnsi="Consolas" w:cs="Courier New"/>
          <w:iCs/>
        </w:rPr>
        <w:t>(m, tech, t, zone</w:t>
      </w:r>
      <w:r w:rsidRPr="00083EEF">
        <w:rPr>
          <w:rFonts w:ascii="Consolas" w:hAnsi="Consolas" w:cs="Courier New"/>
          <w:iCs/>
        </w:rPr>
        <w:t>)</w:t>
      </w:r>
      <w:r>
        <w:rPr>
          <w:iCs/>
        </w:rPr>
        <w:t xml:space="preserve">, the </w:t>
      </w:r>
      <m:oMath>
        <m:r>
          <m:rPr>
            <m:sty m:val="p"/>
          </m:rPr>
          <w:rPr>
            <w:rFonts w:ascii="Cambria Math" w:hAnsi="Cambria Math"/>
          </w:rPr>
          <m:t>Production profile[G,N,R,t]</m:t>
        </m:r>
      </m:oMath>
      <w:r>
        <w:t xml:space="preserve"> term can be though of as the normalized output or capacity factor in that time period for the electricity producer, e.g., set by wind, sun, or other weather patterns for wind or solar generation.</w:t>
      </w:r>
    </w:p>
    <w:p w14:paraId="33D72198" w14:textId="77777777" w:rsidR="00343D62" w:rsidRDefault="00343D62" w:rsidP="00EE2CC3">
      <w:pPr>
        <w:pStyle w:val="NRELBodyText"/>
        <w:rPr>
          <w:rFonts w:cs="Courier New"/>
          <w:iCs/>
        </w:rPr>
      </w:pPr>
      <w:r>
        <w:rPr>
          <w:iCs/>
        </w:rPr>
        <w:t xml:space="preserve">The maximum capacity of electricity generators for each technology, tranche, and node is restricted in the inputs (i.e., to represent the potential capacity of the physical system) and must be restricted via </w:t>
      </w:r>
      <w:proofErr w:type="spellStart"/>
      <w:r>
        <w:rPr>
          <w:rFonts w:ascii="Consolas" w:hAnsi="Consolas" w:cs="Courier New"/>
          <w:iCs/>
        </w:rPr>
        <w:t>Gen_capacity_limit_</w:t>
      </w:r>
      <w:proofErr w:type="gramStart"/>
      <w:r>
        <w:rPr>
          <w:rFonts w:ascii="Consolas" w:hAnsi="Consolas" w:cs="Courier New"/>
          <w:iCs/>
        </w:rPr>
        <w:t>rule</w:t>
      </w:r>
      <w:proofErr w:type="spellEnd"/>
      <w:r>
        <w:rPr>
          <w:rFonts w:ascii="Consolas" w:hAnsi="Consolas" w:cs="Courier New"/>
          <w:iCs/>
        </w:rPr>
        <w:t>(</w:t>
      </w:r>
      <w:proofErr w:type="gramEnd"/>
      <w:r>
        <w:rPr>
          <w:rFonts w:ascii="Consolas" w:hAnsi="Consolas" w:cs="Courier New"/>
          <w:iCs/>
        </w:rPr>
        <w:t>m, tech, zone, tranche</w:t>
      </w:r>
      <w:r w:rsidRPr="00083EEF">
        <w:rPr>
          <w:rFonts w:ascii="Consolas" w:hAnsi="Consolas" w:cs="Courier New"/>
          <w:iCs/>
        </w:rPr>
        <w:t>)</w:t>
      </w:r>
      <w:r>
        <w:rPr>
          <w:rFonts w:cs="Courier New"/>
          <w:iCs/>
        </w:rPr>
        <w:t>:</w:t>
      </w:r>
    </w:p>
    <w:p w14:paraId="5F30888D" w14:textId="77777777" w:rsidR="00343D62" w:rsidRPr="00E06B9C" w:rsidRDefault="00000000" w:rsidP="00EE2CC3">
      <w:pPr>
        <w:pStyle w:val="NRELBodyText"/>
      </w:pPr>
      <m:oMathPara>
        <m:oMath>
          <m:sSub>
            <m:sSubPr>
              <m:ctrlPr>
                <w:rPr>
                  <w:rFonts w:ascii="Cambria Math" w:hAnsi="Cambria Math"/>
                  <w:i/>
                  <w:iCs/>
                </w:rPr>
              </m:ctrlPr>
            </m:sSubPr>
            <m:e>
              <m:r>
                <w:rPr>
                  <w:rFonts w:ascii="Cambria Math" w:hAnsi="Cambria Math"/>
                </w:rPr>
                <m:t>ECap</m:t>
              </m:r>
            </m:e>
            <m:sub>
              <m:r>
                <w:rPr>
                  <w:rFonts w:ascii="Cambria Math" w:hAnsi="Cambria Math"/>
                </w:rPr>
                <m:t>G,N,R</m:t>
              </m:r>
            </m:sub>
          </m:sSub>
          <m:r>
            <w:rPr>
              <w:rFonts w:ascii="Cambria Math" w:hAnsi="Cambria Math"/>
            </w:rPr>
            <m:t>≤</m:t>
          </m:r>
          <m:r>
            <m:rPr>
              <m:sty m:val="p"/>
            </m:rPr>
            <w:rPr>
              <w:rFonts w:ascii="Cambria Math" w:hAnsi="Cambria Math"/>
            </w:rPr>
            <m:t>Maximum capacity</m:t>
          </m:r>
          <m:d>
            <m:dPr>
              <m:begChr m:val="["/>
              <m:endChr m:val="]"/>
              <m:ctrlPr>
                <w:rPr>
                  <w:rFonts w:ascii="Cambria Math" w:hAnsi="Cambria Math"/>
                </w:rPr>
              </m:ctrlPr>
            </m:dPr>
            <m:e>
              <m:r>
                <m:rPr>
                  <m:sty m:val="p"/>
                </m:rPr>
                <w:rPr>
                  <w:rFonts w:ascii="Cambria Math" w:hAnsi="Cambria Math"/>
                </w:rPr>
                <m:t>G,N,R</m:t>
              </m:r>
            </m:e>
          </m:d>
          <m:r>
            <w:rPr>
              <w:rFonts w:ascii="Cambria Math" w:hAnsi="Cambria Math"/>
            </w:rPr>
            <m:t xml:space="preserve"> ∀ G,N,R</m:t>
          </m:r>
        </m:oMath>
      </m:oMathPara>
    </w:p>
    <w:p w14:paraId="63F37C3C" w14:textId="77777777" w:rsidR="00343D62" w:rsidRDefault="00343D62" w:rsidP="00EE2CC3">
      <w:pPr>
        <w:pStyle w:val="NRELBodyText"/>
      </w:pPr>
      <w:r>
        <w:t xml:space="preserve">Note that some technologies may not have capacity in all </w:t>
      </w:r>
      <w:proofErr w:type="gramStart"/>
      <w:r>
        <w:t>tranches</w:t>
      </w:r>
      <w:proofErr w:type="gramEnd"/>
      <w:r>
        <w:t xml:space="preserve">, depending on the zone. </w:t>
      </w:r>
      <w:proofErr w:type="gramStart"/>
      <w:r>
        <w:t>In the case</w:t>
      </w:r>
      <w:proofErr w:type="gramEnd"/>
      <w:r>
        <w:t xml:space="preserve"> where a technology does not have a given tranche (e.g., a node has only one supply curve and thus only has tranche ‘0’), the above constraint is skipped for that tranche, technology, and node. This works because </w:t>
      </w:r>
      <w:proofErr w:type="spellStart"/>
      <w:r>
        <w:rPr>
          <w:rFonts w:ascii="Consolas" w:hAnsi="Consolas" w:cs="Courier New"/>
          <w:iCs/>
        </w:rPr>
        <w:t>Electricity_Potential_</w:t>
      </w:r>
      <w:proofErr w:type="gramStart"/>
      <w:r>
        <w:rPr>
          <w:rFonts w:ascii="Consolas" w:hAnsi="Consolas" w:cs="Courier New"/>
          <w:iCs/>
        </w:rPr>
        <w:t>rule</w:t>
      </w:r>
      <w:proofErr w:type="spellEnd"/>
      <w:r>
        <w:rPr>
          <w:rFonts w:ascii="Consolas" w:hAnsi="Consolas" w:cs="Courier New"/>
          <w:iCs/>
        </w:rPr>
        <w:t>(</w:t>
      </w:r>
      <w:proofErr w:type="gramEnd"/>
      <w:r>
        <w:rPr>
          <w:rFonts w:ascii="Consolas" w:hAnsi="Consolas" w:cs="Courier New"/>
          <w:iCs/>
        </w:rPr>
        <w:t>m, tech, t, zone)</w:t>
      </w:r>
      <w:r>
        <w:rPr>
          <w:rFonts w:cs="Courier New"/>
          <w:iCs/>
        </w:rPr>
        <w:t xml:space="preserve"> </w:t>
      </w:r>
      <w:r>
        <w:t>sets the potential electricity generation and gives no potential generation for tranches without capacity in a given node, thus the model has no reason to build that capacity.</w:t>
      </w:r>
    </w:p>
    <w:p w14:paraId="0EF20309" w14:textId="77777777" w:rsidR="00343D62" w:rsidRDefault="00343D62" w:rsidP="00EE2CC3">
      <w:pPr>
        <w:pStyle w:val="NRELBodyText"/>
      </w:pPr>
      <w:r>
        <w:lastRenderedPageBreak/>
        <w:t xml:space="preserve">Hydrogen production is set by the amount of electricity used and a conversion efficiency for electrolysis. The model must also ensure that for a given node, there is enough electrolyzer capacity to produce </w:t>
      </w:r>
      <w:proofErr w:type="gramStart"/>
      <w:r>
        <w:t>hydrogen;</w:t>
      </w:r>
      <w:proofErr w:type="gramEnd"/>
      <w:r>
        <w:t xml:space="preserve"> i.e., the amount of electricity used must be limited by the electrolyzer capacity:</w:t>
      </w:r>
    </w:p>
    <w:tbl>
      <w:tblPr>
        <w:tblStyle w:val="TableGrid"/>
        <w:tblW w:w="0" w:type="auto"/>
        <w:tblLook w:val="04A0" w:firstRow="1" w:lastRow="0" w:firstColumn="1" w:lastColumn="0" w:noHBand="0" w:noVBand="1"/>
      </w:tblPr>
      <w:tblGrid>
        <w:gridCol w:w="4835"/>
        <w:gridCol w:w="8115"/>
      </w:tblGrid>
      <w:tr w:rsidR="00343D62" w14:paraId="43FE4ABE" w14:textId="77777777" w:rsidTr="000476C5">
        <w:tc>
          <w:tcPr>
            <w:tcW w:w="4225" w:type="dxa"/>
          </w:tcPr>
          <w:p w14:paraId="756B1FB2" w14:textId="77777777" w:rsidR="00343D62" w:rsidRPr="00083EEF" w:rsidRDefault="00343D62" w:rsidP="000476C5">
            <w:pPr>
              <w:rPr>
                <w:rFonts w:ascii="Consolas" w:eastAsiaTheme="minorEastAsia" w:hAnsi="Consolas" w:cs="Courier New"/>
                <w:iCs/>
              </w:rPr>
            </w:pPr>
            <w:r>
              <w:rPr>
                <w:rFonts w:ascii="Consolas" w:eastAsiaTheme="minorEastAsia" w:hAnsi="Consolas" w:cs="Courier New"/>
                <w:iCs/>
              </w:rPr>
              <w:t>H2_Production_</w:t>
            </w:r>
            <w:proofErr w:type="gramStart"/>
            <w:r>
              <w:rPr>
                <w:rFonts w:ascii="Consolas" w:eastAsiaTheme="minorEastAsia" w:hAnsi="Consolas" w:cs="Courier New"/>
                <w:iCs/>
              </w:rPr>
              <w:t>rule(</w:t>
            </w:r>
            <w:proofErr w:type="gramEnd"/>
            <w:r>
              <w:rPr>
                <w:rFonts w:ascii="Consolas" w:eastAsiaTheme="minorEastAsia" w:hAnsi="Consolas" w:cs="Courier New"/>
                <w:iCs/>
              </w:rPr>
              <w:t>m, t, zone</w:t>
            </w:r>
            <w:r w:rsidRPr="00083EEF">
              <w:rPr>
                <w:rFonts w:ascii="Consolas" w:eastAsiaTheme="minorEastAsia" w:hAnsi="Consolas" w:cs="Courier New"/>
                <w:iCs/>
              </w:rPr>
              <w:t>)</w:t>
            </w:r>
          </w:p>
        </w:tc>
        <w:tc>
          <w:tcPr>
            <w:tcW w:w="8725" w:type="dxa"/>
          </w:tcPr>
          <w:p w14:paraId="29ABEF0B"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HProd</m:t>
                    </m:r>
                  </m:e>
                  <m:sub>
                    <m:r>
                      <w:rPr>
                        <w:rFonts w:ascii="Cambria Math" w:eastAsiaTheme="minorEastAsia" w:hAnsi="Cambria Math"/>
                      </w:rPr>
                      <m:t>N,t</m:t>
                    </m:r>
                  </m:sub>
                </m:sSub>
                <m:r>
                  <m:rPr>
                    <m:sty m:val="p"/>
                  </m:rPr>
                  <w:rPr>
                    <w:rFonts w:ascii="Cambria Math" w:eastAsiaTheme="minorEastAsia" w:hAnsi="Cambria Math"/>
                  </w:rPr>
                  <m:t>=</m:t>
                </m:r>
                <m:f>
                  <m:fPr>
                    <m:ctrlPr>
                      <w:rPr>
                        <w:rFonts w:ascii="Cambria Math" w:eastAsiaTheme="minorEastAsia" w:hAnsi="Cambria Math"/>
                        <w:i/>
                      </w:rPr>
                    </m:ctrlPr>
                  </m:fPr>
                  <m:num>
                    <m:nary>
                      <m:naryPr>
                        <m:chr m:val="∑"/>
                        <m:limLoc m:val="undOvr"/>
                        <m:supHide m:val="1"/>
                        <m:ctrlPr>
                          <w:rPr>
                            <w:rFonts w:ascii="Cambria Math" w:eastAsiaTheme="minorEastAsia" w:hAnsi="Cambria Math"/>
                          </w:rPr>
                        </m:ctrlPr>
                      </m:naryPr>
                      <m:sub>
                        <m:r>
                          <w:rPr>
                            <w:rFonts w:ascii="Cambria Math" w:eastAsiaTheme="minorEastAsia" w:hAnsi="Cambria Math"/>
                          </w:rPr>
                          <m:t>G</m:t>
                        </m:r>
                      </m:sub>
                      <m:sup/>
                      <m:e>
                        <m:sSub>
                          <m:sSubPr>
                            <m:ctrlPr>
                              <w:rPr>
                                <w:rFonts w:ascii="Cambria Math" w:eastAsiaTheme="minorEastAsia" w:hAnsi="Cambria Math"/>
                                <w:i/>
                                <w:iCs/>
                              </w:rPr>
                            </m:ctrlPr>
                          </m:sSubPr>
                          <m:e>
                            <m:r>
                              <w:rPr>
                                <w:rFonts w:ascii="Cambria Math" w:eastAsiaTheme="minorEastAsia" w:hAnsi="Cambria Math"/>
                              </w:rPr>
                              <m:t>EUsed</m:t>
                            </m:r>
                          </m:e>
                          <m:sub>
                            <m:r>
                              <w:rPr>
                                <w:rFonts w:ascii="Cambria Math" w:eastAsiaTheme="minorEastAsia" w:hAnsi="Cambria Math"/>
                              </w:rPr>
                              <m:t>G,N,t</m:t>
                            </m:r>
                          </m:sub>
                        </m:sSub>
                      </m:e>
                    </m:nary>
                  </m:num>
                  <m:den>
                    <m:r>
                      <m:rPr>
                        <m:sty m:val="p"/>
                      </m:rPr>
                      <w:rPr>
                        <w:rFonts w:ascii="Cambria Math" w:eastAsiaTheme="minorEastAsia" w:hAnsi="Cambria Math"/>
                      </w:rPr>
                      <m:t>Conversion efficiency[N]</m:t>
                    </m:r>
                  </m:den>
                </m:f>
                <m:r>
                  <w:rPr>
                    <w:rFonts w:ascii="Cambria Math" w:eastAsiaTheme="minorEastAsia" w:hAnsi="Cambria Math"/>
                  </w:rPr>
                  <m:t xml:space="preserve"> ∀ N,t</m:t>
                </m:r>
              </m:oMath>
            </m:oMathPara>
          </w:p>
        </w:tc>
      </w:tr>
      <w:tr w:rsidR="00343D62" w:rsidRPr="00453F72" w14:paraId="450C33E2" w14:textId="77777777" w:rsidTr="000476C5">
        <w:tc>
          <w:tcPr>
            <w:tcW w:w="4225" w:type="dxa"/>
          </w:tcPr>
          <w:p w14:paraId="0D863B62"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Electrolyser_Capacity_Limit_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zone)</w:t>
            </w:r>
          </w:p>
        </w:tc>
        <w:tc>
          <w:tcPr>
            <w:tcW w:w="8725" w:type="dxa"/>
          </w:tcPr>
          <w:p w14:paraId="71A0E8B4" w14:textId="77777777" w:rsidR="00343D62" w:rsidRPr="00453F72" w:rsidRDefault="00000000" w:rsidP="000476C5">
            <w:pPr>
              <w:rPr>
                <w:rFonts w:eastAsiaTheme="minorEastAsia"/>
              </w:rPr>
            </w:pPr>
            <m:oMathPara>
              <m:oMath>
                <m:nary>
                  <m:naryPr>
                    <m:chr m:val="∑"/>
                    <m:limLoc m:val="undOvr"/>
                    <m:supHide m:val="1"/>
                    <m:ctrlPr>
                      <w:rPr>
                        <w:rFonts w:ascii="Cambria Math" w:eastAsiaTheme="minorEastAsia" w:hAnsi="Cambria Math"/>
                      </w:rPr>
                    </m:ctrlPr>
                  </m:naryPr>
                  <m:sub>
                    <m:r>
                      <w:rPr>
                        <w:rFonts w:ascii="Cambria Math" w:eastAsiaTheme="minorEastAsia" w:hAnsi="Cambria Math"/>
                      </w:rPr>
                      <m:t>G</m:t>
                    </m:r>
                  </m:sub>
                  <m:sup/>
                  <m:e>
                    <m:sSub>
                      <m:sSubPr>
                        <m:ctrlPr>
                          <w:rPr>
                            <w:rFonts w:ascii="Cambria Math" w:eastAsiaTheme="minorEastAsia" w:hAnsi="Cambria Math"/>
                            <w:i/>
                            <w:iCs/>
                          </w:rPr>
                        </m:ctrlPr>
                      </m:sSubPr>
                      <m:e>
                        <m:r>
                          <w:rPr>
                            <w:rFonts w:ascii="Cambria Math" w:eastAsiaTheme="minorEastAsia" w:hAnsi="Cambria Math"/>
                          </w:rPr>
                          <m:t>EUsed</m:t>
                        </m:r>
                      </m:e>
                      <m:sub>
                        <m:r>
                          <w:rPr>
                            <w:rFonts w:ascii="Cambria Math" w:eastAsiaTheme="minorEastAsia" w:hAnsi="Cambria Math"/>
                          </w:rPr>
                          <m:t>G,N,t</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HCap</m:t>
                    </m:r>
                  </m:e>
                  <m:sub>
                    <m:r>
                      <w:rPr>
                        <w:rFonts w:ascii="Cambria Math" w:eastAsiaTheme="minorEastAsia" w:hAnsi="Cambria Math"/>
                      </w:rPr>
                      <m:t>N</m:t>
                    </m:r>
                  </m:sub>
                </m:sSub>
                <m:r>
                  <w:rPr>
                    <w:rFonts w:ascii="Cambria Math" w:eastAsiaTheme="minorEastAsia" w:hAnsi="Cambria Math"/>
                  </w:rPr>
                  <m:t>×h ∀ N,t</m:t>
                </m:r>
              </m:oMath>
            </m:oMathPara>
          </w:p>
        </w:tc>
      </w:tr>
    </w:tbl>
    <w:p w14:paraId="2CF3933A" w14:textId="77777777" w:rsidR="00343D62" w:rsidRDefault="00343D62" w:rsidP="00343D62">
      <w:pPr>
        <w:rPr>
          <w:rFonts w:eastAsiaTheme="minorEastAsia"/>
          <w:i/>
          <w:iCs/>
        </w:rPr>
      </w:pPr>
    </w:p>
    <w:p w14:paraId="1763EE78" w14:textId="02E33A29" w:rsidR="00343D62" w:rsidRDefault="00343D62" w:rsidP="00C173C2">
      <w:pPr>
        <w:pStyle w:val="NRELHead03"/>
      </w:pPr>
      <w:bookmarkStart w:id="249" w:name="_Toc179465245"/>
      <w:r>
        <w:t xml:space="preserve">Power </w:t>
      </w:r>
      <w:r w:rsidR="00C173C2">
        <w:t>Balance Constraint</w:t>
      </w:r>
      <w:bookmarkEnd w:id="249"/>
    </w:p>
    <w:p w14:paraId="6FC01DA6" w14:textId="77777777" w:rsidR="00343D62" w:rsidRDefault="00343D62" w:rsidP="00EE2CC3">
      <w:pPr>
        <w:pStyle w:val="NRELBodyText"/>
      </w:pPr>
      <w:r>
        <w:t xml:space="preserve">Perhaps the crux of the model formulation is the power/energy balance for hydrogen at each hour and in each location, set by </w:t>
      </w:r>
      <w:r>
        <w:rPr>
          <w:rFonts w:ascii="Consolas" w:hAnsi="Consolas" w:cs="Courier New"/>
          <w:iCs/>
        </w:rPr>
        <w:t>H2_Balance_</w:t>
      </w:r>
      <w:proofErr w:type="gramStart"/>
      <w:r>
        <w:rPr>
          <w:rFonts w:ascii="Consolas" w:hAnsi="Consolas" w:cs="Courier New"/>
          <w:iCs/>
        </w:rPr>
        <w:t>rule(</w:t>
      </w:r>
      <w:proofErr w:type="gramEnd"/>
      <w:r>
        <w:rPr>
          <w:rFonts w:ascii="Consolas" w:hAnsi="Consolas" w:cs="Courier New"/>
          <w:iCs/>
        </w:rPr>
        <w:t>m, t, zone</w:t>
      </w:r>
      <w:r w:rsidRPr="00083EEF">
        <w:rPr>
          <w:rFonts w:ascii="Consolas" w:hAnsi="Consolas" w:cs="Courier New"/>
          <w:iCs/>
        </w:rPr>
        <w:t>)</w:t>
      </w:r>
      <w:r>
        <w:t xml:space="preserve">. It follows the standard mass balance that all hydrogen produced, discharged from storage, and </w:t>
      </w:r>
      <w:proofErr w:type="gramStart"/>
      <w:r>
        <w:t>transmitted (generation + in)</w:t>
      </w:r>
      <w:proofErr w:type="gramEnd"/>
      <w:r>
        <w:t xml:space="preserve"> into a given node at a given time must be equal to the hydrogen consumed, charged into storage, and transmitted out (consumption + out) of that node at that time. We add two additional terms, “unserved” and “overserved” hydrogen, to this balance, essentially to cover the “accumulation” term of a typical mass balance.</w:t>
      </w:r>
    </w:p>
    <w:p w14:paraId="383E6204" w14:textId="77777777" w:rsidR="00343D62" w:rsidRDefault="00000000" w:rsidP="00EE2CC3">
      <w:pPr>
        <w:pStyle w:val="NRELBodyText"/>
      </w:pPr>
      <m:oMathPara>
        <m:oMath>
          <m:sSub>
            <m:sSubPr>
              <m:ctrlPr>
                <w:rPr>
                  <w:rFonts w:ascii="Cambria Math" w:hAnsi="Cambria Math"/>
                  <w:i/>
                  <w:iCs/>
                </w:rPr>
              </m:ctrlPr>
            </m:sSubPr>
            <m:e>
              <m:r>
                <w:rPr>
                  <w:rFonts w:ascii="Cambria Math" w:hAnsi="Cambria Math"/>
                </w:rPr>
                <m:t>HProd</m:t>
              </m:r>
            </m:e>
            <m:sub>
              <m:r>
                <w:rPr>
                  <w:rFonts w:ascii="Cambria Math" w:hAnsi="Cambria Math"/>
                </w:rPr>
                <m:t>N,t</m:t>
              </m:r>
            </m:sub>
          </m:sSub>
          <m:r>
            <w:rPr>
              <w:rFonts w:ascii="Cambria Math" w:hAnsi="Cambria Math"/>
            </w:rPr>
            <m:t>+</m:t>
          </m:r>
          <m:sSub>
            <m:sSubPr>
              <m:ctrlPr>
                <w:rPr>
                  <w:rFonts w:ascii="Cambria Math" w:hAnsi="Cambria Math"/>
                  <w:i/>
                  <w:iCs/>
                </w:rPr>
              </m:ctrlPr>
            </m:sSubPr>
            <m:e>
              <m:r>
                <w:rPr>
                  <w:rFonts w:ascii="Cambria Math" w:hAnsi="Cambria Math"/>
                </w:rPr>
                <m:t>HUn</m:t>
              </m:r>
            </m:e>
            <m:sub>
              <m:r>
                <w:rPr>
                  <w:rFonts w:ascii="Cambria Math" w:hAnsi="Cambria Math"/>
                </w:rPr>
                <m:t>N,t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L</m:t>
              </m:r>
            </m:sub>
            <m:sup/>
            <m:e>
              <m:d>
                <m:dPr>
                  <m:ctrlPr>
                    <w:rPr>
                      <w:rFonts w:ascii="Cambria Math" w:hAnsi="Cambria Math"/>
                      <w:i/>
                      <w:iCs/>
                    </w:rPr>
                  </m:ctrlPr>
                </m:dPr>
                <m:e>
                  <m:sSub>
                    <m:sSubPr>
                      <m:ctrlPr>
                        <w:rPr>
                          <w:rFonts w:ascii="Cambria Math" w:hAnsi="Cambria Math"/>
                          <w:i/>
                          <w:iCs/>
                        </w:rPr>
                      </m:ctrlPr>
                    </m:sSubPr>
                    <m:e>
                      <m:r>
                        <w:rPr>
                          <w:rFonts w:ascii="Cambria Math" w:hAnsi="Cambria Math"/>
                        </w:rPr>
                        <m:t>LFlow</m:t>
                      </m:r>
                    </m:e>
                    <m:sub>
                      <m:r>
                        <w:rPr>
                          <w:rFonts w:ascii="Cambria Math" w:hAnsi="Cambria Math"/>
                        </w:rPr>
                        <m:t>L,t</m:t>
                      </m:r>
                    </m:sub>
                  </m:sSub>
                  <m:r>
                    <w:rPr>
                      <w:rFonts w:ascii="Cambria Math" w:hAnsi="Cambria Math"/>
                    </w:rPr>
                    <m:t>×</m:t>
                  </m:r>
                  <m:r>
                    <m:rPr>
                      <m:sty m:val="p"/>
                    </m:rPr>
                    <w:rPr>
                      <w:rFonts w:ascii="Cambria Math" w:hAnsi="Cambria Math"/>
                    </w:rPr>
                    <m:t>Link flow direction</m:t>
                  </m:r>
                  <m:d>
                    <m:dPr>
                      <m:begChr m:val="["/>
                      <m:endChr m:val="]"/>
                      <m:ctrlPr>
                        <w:rPr>
                          <w:rFonts w:ascii="Cambria Math" w:hAnsi="Cambria Math"/>
                        </w:rPr>
                      </m:ctrlPr>
                    </m:dPr>
                    <m:e>
                      <m:r>
                        <m:rPr>
                          <m:sty m:val="p"/>
                        </m:rPr>
                        <w:rPr>
                          <w:rFonts w:ascii="Cambria Math" w:hAnsi="Cambria Math"/>
                        </w:rPr>
                        <m:t>L,N</m:t>
                      </m:r>
                    </m:e>
                  </m:d>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HIm</m:t>
                  </m:r>
                </m:e>
                <m:sub>
                  <m:r>
                    <w:rPr>
                      <w:rFonts w:ascii="Cambria Math" w:hAnsi="Cambria Math"/>
                    </w:rPr>
                    <m:t>N,t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m:t>
                  </m:r>
                </m:sub>
                <m:sup/>
                <m:e>
                  <m:sSub>
                    <m:sSubPr>
                      <m:ctrlPr>
                        <w:rPr>
                          <w:rFonts w:ascii="Cambria Math" w:hAnsi="Cambria Math"/>
                          <w:i/>
                          <w:iCs/>
                        </w:rPr>
                      </m:ctrlPr>
                    </m:sSubPr>
                    <m:e>
                      <m:r>
                        <w:rPr>
                          <w:rFonts w:ascii="Cambria Math" w:hAnsi="Cambria Math"/>
                        </w:rPr>
                        <m:t>SCh</m:t>
                      </m:r>
                    </m:e>
                    <m:sub>
                      <m:r>
                        <w:rPr>
                          <w:rFonts w:ascii="Cambria Math" w:hAnsi="Cambria Math"/>
                        </w:rPr>
                        <m:t xml:space="preserve">S,N,t </m:t>
                      </m:r>
                    </m:sub>
                  </m:sSub>
                  <m:r>
                    <w:rPr>
                      <w:rFonts w:ascii="Cambria Math" w:hAnsi="Cambria Math"/>
                    </w:rPr>
                    <m:t>+</m:t>
                  </m:r>
                </m:e>
              </m:nary>
            </m:e>
          </m:nary>
          <m:sSub>
            <m:sSubPr>
              <m:ctrlPr>
                <w:rPr>
                  <w:rFonts w:ascii="Cambria Math" w:hAnsi="Cambria Math"/>
                  <w:i/>
                </w:rPr>
              </m:ctrlPr>
            </m:sSubPr>
            <m:e>
              <m:r>
                <w:rPr>
                  <w:rFonts w:ascii="Cambria Math" w:hAnsi="Cambria Math"/>
                </w:rPr>
                <m:t>HDem</m:t>
              </m:r>
            </m:e>
            <m:sub>
              <m:r>
                <w:rPr>
                  <w:rFonts w:ascii="Cambria Math" w:hAnsi="Cambria Math"/>
                </w:rPr>
                <m:t>N, t</m:t>
              </m:r>
            </m:sub>
          </m:sSub>
          <m:r>
            <w:rPr>
              <w:rFonts w:ascii="Cambria Math" w:hAnsi="Cambria Math"/>
            </w:rPr>
            <m:t>+</m:t>
          </m:r>
          <m:sSub>
            <m:sSubPr>
              <m:ctrlPr>
                <w:rPr>
                  <w:rFonts w:ascii="Cambria Math" w:hAnsi="Cambria Math"/>
                  <w:i/>
                  <w:iCs/>
                </w:rPr>
              </m:ctrlPr>
            </m:sSubPr>
            <m:e>
              <m:r>
                <w:rPr>
                  <w:rFonts w:ascii="Cambria Math" w:hAnsi="Cambria Math"/>
                </w:rPr>
                <m:t>HOv</m:t>
              </m:r>
            </m:e>
            <m:sub>
              <m:r>
                <w:rPr>
                  <w:rFonts w:ascii="Cambria Math" w:hAnsi="Cambria Math"/>
                </w:rPr>
                <m:t>N,t</m:t>
              </m:r>
            </m:sub>
          </m:sSub>
          <m:r>
            <w:rPr>
              <w:rFonts w:ascii="Cambria Math" w:hAnsi="Cambria Math"/>
            </w:rPr>
            <m:t>+</m:t>
          </m:r>
          <m:sSub>
            <m:sSubPr>
              <m:ctrlPr>
                <w:rPr>
                  <w:rFonts w:ascii="Cambria Math" w:hAnsi="Cambria Math"/>
                  <w:i/>
                </w:rPr>
              </m:ctrlPr>
            </m:sSubPr>
            <m:e>
              <m:r>
                <w:rPr>
                  <w:rFonts w:ascii="Cambria Math" w:hAnsi="Cambria Math"/>
                </w:rPr>
                <m:t>HEx</m:t>
              </m:r>
            </m:e>
            <m:sub>
              <m:r>
                <w:rPr>
                  <w:rFonts w:ascii="Cambria Math" w:hAnsi="Cambria Math"/>
                </w:rPr>
                <m:t>N,t</m:t>
              </m:r>
            </m:sub>
          </m:sSub>
          <m:r>
            <w:rPr>
              <w:rFonts w:ascii="Cambria Math" w:hAnsi="Cambria Math"/>
            </w:rPr>
            <m:t xml:space="preserve">∀ N,t </m:t>
          </m:r>
        </m:oMath>
      </m:oMathPara>
    </w:p>
    <w:p w14:paraId="4C42FEE8" w14:textId="77777777" w:rsidR="00343D62" w:rsidRDefault="00343D62" w:rsidP="00EE2CC3">
      <w:pPr>
        <w:pStyle w:val="NRELBodyText"/>
      </w:pPr>
      <w:r>
        <w:t xml:space="preserve">The “Link flow direction” term is generated based on the inputs for each link and zone and represents whether flow is into or out of a zone. For example, for a link “A to B”, positive flow represents flow out of A and into B, and negative flow represents flow out of B and into A. In this case “Link flow </w:t>
      </w:r>
      <w:proofErr w:type="gramStart"/>
      <w:r>
        <w:t>direction[</w:t>
      </w:r>
      <w:proofErr w:type="gramEnd"/>
      <w:r>
        <w:t>A to B, B]” would be 1, “Link flow direction[A to B, A]” would be 1, and “Link flow direction[A to B, C]” would be 0 since flow between A and B is irrelevant to the mass balance on C. In practice in the model, the summation over links is only applied to relevant links connected to the node in question, instead of summing over all links and using a link flow direction of 0 for irrelevant links.</w:t>
      </w:r>
    </w:p>
    <w:p w14:paraId="4139E0C0" w14:textId="77777777" w:rsidR="00343D62" w:rsidRDefault="00343D62" w:rsidP="00EE2CC3">
      <w:pPr>
        <w:pStyle w:val="NRELBodyText"/>
      </w:pPr>
      <w:r>
        <w:t xml:space="preserve">Unserved hydrogen represents hydrogen demand that is not met by the model’s system </w:t>
      </w:r>
      <w:proofErr w:type="gramStart"/>
      <w:r>
        <w:t>design, and</w:t>
      </w:r>
      <w:proofErr w:type="gramEnd"/>
      <w:r>
        <w:t xml:space="preserve"> thus is a sort of additional “false production” of hydrogen; overserved hydrogen represents excess hydrogen that is produced but is not needed to meet any demand, and thus is a sort of additional “false consumption” of hydrogen. Both unserved and overserved hydrogen are given cost penalties, so for typical models we would expect both to </w:t>
      </w:r>
      <w:proofErr w:type="gramStart"/>
      <w:r>
        <w:t>be zero at all times</w:t>
      </w:r>
      <w:proofErr w:type="gramEnd"/>
      <w:r>
        <w:t xml:space="preserve"> and nodes. If this is not the case, this may indicate an error or infeasible system unless you are specifically using those terms in a different way.</w:t>
      </w:r>
    </w:p>
    <w:p w14:paraId="3573EF23" w14:textId="584CDB09" w:rsidR="00343D62" w:rsidRDefault="00343D62" w:rsidP="00C173C2">
      <w:pPr>
        <w:pStyle w:val="NRELHead03"/>
        <w:rPr>
          <w:iCs/>
        </w:rPr>
      </w:pPr>
      <w:bookmarkStart w:id="250" w:name="_Toc179465246"/>
      <w:r>
        <w:lastRenderedPageBreak/>
        <w:t xml:space="preserve">Transmission and </w:t>
      </w:r>
      <w:r w:rsidR="00C173C2">
        <w:t>S</w:t>
      </w:r>
      <w:r>
        <w:t xml:space="preserve">torage </w:t>
      </w:r>
      <w:r w:rsidR="00C173C2">
        <w:t>C</w:t>
      </w:r>
      <w:r>
        <w:t xml:space="preserve">ost </w:t>
      </w:r>
      <w:r w:rsidR="00C173C2">
        <w:t>C</w:t>
      </w:r>
      <w:r>
        <w:t>onstraints</w:t>
      </w:r>
      <w:bookmarkEnd w:id="250"/>
    </w:p>
    <w:p w14:paraId="3BA9CF15" w14:textId="77777777" w:rsidR="00343D62" w:rsidRDefault="00343D62" w:rsidP="00EE2CC3">
      <w:pPr>
        <w:pStyle w:val="NRELBodyText"/>
      </w:pPr>
      <w:r>
        <w:t>Transmission and storage costs are unique in the model in that operating costs must be applied to either the absolute value of relevant variables (pipelines should incur positive operating expenses for flow in either direction) or have different costs applied to positive and negative values (different operating costs for charging vs. discharging storage). To maintain a linear model, these costs must be calculated as paired constraints.</w:t>
      </w:r>
    </w:p>
    <w:p w14:paraId="7C7A2966" w14:textId="77777777" w:rsidR="00343D62" w:rsidRDefault="00343D62" w:rsidP="00EE2CC3">
      <w:pPr>
        <w:pStyle w:val="NRELBodyText"/>
      </w:pPr>
      <w:r>
        <w:t xml:space="preserve">For hydrogen transport, the operating cost is set as a cost for each kg of hydrogen flow in either </w:t>
      </w:r>
      <w:proofErr w:type="gramStart"/>
      <w:r>
        <w:t>direction—i</w:t>
      </w:r>
      <w:proofErr w:type="gramEnd"/>
      <w:r>
        <w:t xml:space="preserve">.e., a multiplier on the absolute value of flow for each link. The cost is treated as a variable in the model but must be greater than both the positive and negative values of the operating cost </w:t>
      </w:r>
      <w:proofErr w:type="gramStart"/>
      <w:r>
        <w:t>times</w:t>
      </w:r>
      <w:proofErr w:type="gramEnd"/>
      <w:r>
        <w:t xml:space="preserve"> the flow for each link at each time period. The model tries to minimize this cost, but the result is that the minimum possible cost is the proper operating cost for the absolute value of the flow. This is implemented through sets of paired constraints for pipeline flow and truck flow.</w:t>
      </w:r>
    </w:p>
    <w:tbl>
      <w:tblPr>
        <w:tblStyle w:val="TableGrid"/>
        <w:tblW w:w="0" w:type="auto"/>
        <w:tblLook w:val="04A0" w:firstRow="1" w:lastRow="0" w:firstColumn="1" w:lastColumn="0" w:noHBand="0" w:noVBand="1"/>
      </w:tblPr>
      <w:tblGrid>
        <w:gridCol w:w="4225"/>
        <w:gridCol w:w="8725"/>
      </w:tblGrid>
      <w:tr w:rsidR="00343D62" w14:paraId="65D6EF5A" w14:textId="77777777" w:rsidTr="000476C5">
        <w:tc>
          <w:tcPr>
            <w:tcW w:w="4225" w:type="dxa"/>
          </w:tcPr>
          <w:p w14:paraId="759326E9"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Forward_Pipeline_Opex_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2948B866"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POpex</m:t>
                    </m:r>
                  </m:e>
                  <m:sub>
                    <m:r>
                      <w:rPr>
                        <w:rFonts w:ascii="Cambria Math" w:eastAsiaTheme="minorEastAsia" w:hAnsi="Cambria Math"/>
                      </w:rPr>
                      <m:t>L,t</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PFlow</m:t>
                    </m:r>
                  </m:e>
                  <m:sub>
                    <m:r>
                      <w:rPr>
                        <w:rFonts w:ascii="Cambria Math" w:eastAsiaTheme="minorEastAsia" w:hAnsi="Cambria Math"/>
                      </w:rPr>
                      <m:t>L,t</m:t>
                    </m:r>
                  </m:sub>
                </m:sSub>
                <m:r>
                  <w:rPr>
                    <w:rFonts w:ascii="Cambria Math" w:eastAsiaTheme="minorEastAsia" w:hAnsi="Cambria Math"/>
                  </w:rPr>
                  <m:t>×</m:t>
                </m:r>
                <m:r>
                  <m:rPr>
                    <m:sty m:val="p"/>
                  </m:rPr>
                  <w:rPr>
                    <w:rFonts w:ascii="Cambria Math" w:eastAsiaTheme="minorEastAsia" w:hAnsi="Cambria Math"/>
                  </w:rPr>
                  <m:t>Pipeline Opex[link]</m:t>
                </m:r>
                <m:r>
                  <w:rPr>
                    <w:rFonts w:ascii="Cambria Math" w:eastAsiaTheme="minorEastAsia" w:hAnsi="Cambria Math"/>
                  </w:rPr>
                  <m:t xml:space="preserve"> ∀ L,t</m:t>
                </m:r>
              </m:oMath>
            </m:oMathPara>
          </w:p>
        </w:tc>
      </w:tr>
      <w:tr w:rsidR="00343D62" w:rsidRPr="00453F72" w14:paraId="5239CAD9" w14:textId="77777777" w:rsidTr="000476C5">
        <w:tc>
          <w:tcPr>
            <w:tcW w:w="4225" w:type="dxa"/>
          </w:tcPr>
          <w:p w14:paraId="01A948C9"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Reverse_Pipeline_Opex_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5659E883" w14:textId="77777777" w:rsidR="00343D62" w:rsidRPr="00453F72" w:rsidRDefault="00000000" w:rsidP="000476C5">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POpex</m:t>
                    </m:r>
                  </m:e>
                  <m:sub>
                    <m:r>
                      <w:rPr>
                        <w:rFonts w:ascii="Cambria Math" w:eastAsiaTheme="minorEastAsia" w:hAnsi="Cambria Math"/>
                      </w:rPr>
                      <m:t>L,t</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-PFlow</m:t>
                    </m:r>
                  </m:e>
                  <m:sub>
                    <m:r>
                      <w:rPr>
                        <w:rFonts w:ascii="Cambria Math" w:eastAsiaTheme="minorEastAsia" w:hAnsi="Cambria Math"/>
                      </w:rPr>
                      <m:t>L,t</m:t>
                    </m:r>
                  </m:sub>
                </m:sSub>
                <m:r>
                  <w:rPr>
                    <w:rFonts w:ascii="Cambria Math" w:eastAsiaTheme="minorEastAsia" w:hAnsi="Cambria Math"/>
                  </w:rPr>
                  <m:t>×</m:t>
                </m:r>
                <m:r>
                  <m:rPr>
                    <m:sty m:val="p"/>
                  </m:rPr>
                  <w:rPr>
                    <w:rFonts w:ascii="Cambria Math" w:eastAsiaTheme="minorEastAsia" w:hAnsi="Cambria Math"/>
                  </w:rPr>
                  <m:t>Pipeline Opex[link]</m:t>
                </m:r>
                <m:r>
                  <w:rPr>
                    <w:rFonts w:ascii="Cambria Math" w:eastAsiaTheme="minorEastAsia" w:hAnsi="Cambria Math"/>
                  </w:rPr>
                  <m:t xml:space="preserve"> ∀ L,t</m:t>
                </m:r>
              </m:oMath>
            </m:oMathPara>
          </w:p>
        </w:tc>
      </w:tr>
      <w:tr w:rsidR="00343D62" w14:paraId="7C3E4A17" w14:textId="77777777" w:rsidTr="000476C5">
        <w:tc>
          <w:tcPr>
            <w:tcW w:w="4225" w:type="dxa"/>
          </w:tcPr>
          <w:p w14:paraId="0E27C34C"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Forward_Truck_Cost_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267BF3A2" w14:textId="77777777" w:rsidR="00343D62" w:rsidRDefault="00000000" w:rsidP="000476C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TOpex</m:t>
                    </m:r>
                  </m:e>
                  <m:sub>
                    <m:r>
                      <w:rPr>
                        <w:rFonts w:ascii="Cambria Math" w:eastAsiaTheme="minorEastAsia" w:hAnsi="Cambria Math"/>
                      </w:rPr>
                      <m:t>L,t</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TFlow</m:t>
                    </m:r>
                  </m:e>
                  <m:sub>
                    <m:r>
                      <w:rPr>
                        <w:rFonts w:ascii="Cambria Math" w:eastAsiaTheme="minorEastAsia" w:hAnsi="Cambria Math"/>
                      </w:rPr>
                      <m:t>L,t</m:t>
                    </m:r>
                  </m:sub>
                </m:sSub>
                <m:r>
                  <w:rPr>
                    <w:rFonts w:ascii="Cambria Math" w:eastAsiaTheme="minorEastAsia" w:hAnsi="Cambria Math"/>
                  </w:rPr>
                  <m:t>×</m:t>
                </m:r>
                <m:r>
                  <m:rPr>
                    <m:sty m:val="p"/>
                  </m:rPr>
                  <w:rPr>
                    <w:rFonts w:ascii="Cambria Math" w:eastAsiaTheme="minorEastAsia" w:hAnsi="Cambria Math"/>
                  </w:rPr>
                  <m:t>Truck LCOT[link]</m:t>
                </m:r>
                <m:r>
                  <w:rPr>
                    <w:rFonts w:ascii="Cambria Math" w:eastAsiaTheme="minorEastAsia" w:hAnsi="Cambria Math"/>
                  </w:rPr>
                  <m:t xml:space="preserve"> ∀ L,t</m:t>
                </m:r>
              </m:oMath>
            </m:oMathPara>
          </w:p>
        </w:tc>
      </w:tr>
      <w:tr w:rsidR="00343D62" w:rsidRPr="00675746" w14:paraId="308DA9E9" w14:textId="77777777" w:rsidTr="000476C5">
        <w:tc>
          <w:tcPr>
            <w:tcW w:w="4225" w:type="dxa"/>
          </w:tcPr>
          <w:p w14:paraId="7CAD560E" w14:textId="77777777" w:rsidR="00343D62" w:rsidRPr="00083EEF" w:rsidRDefault="00343D62" w:rsidP="000476C5">
            <w:pPr>
              <w:rPr>
                <w:rFonts w:ascii="Consolas" w:eastAsiaTheme="minorEastAsia" w:hAnsi="Consolas" w:cs="Courier New"/>
                <w:iCs/>
              </w:rPr>
            </w:pPr>
            <w:proofErr w:type="spellStart"/>
            <w:r>
              <w:rPr>
                <w:rFonts w:ascii="Consolas" w:eastAsiaTheme="minorEastAsia" w:hAnsi="Consolas" w:cs="Courier New"/>
                <w:iCs/>
              </w:rPr>
              <w:t>Reverse_Truck_Cost_</w:t>
            </w:r>
            <w:proofErr w:type="gramStart"/>
            <w:r>
              <w:rPr>
                <w:rFonts w:ascii="Consolas" w:eastAsiaTheme="minorEastAsia" w:hAnsi="Consolas" w:cs="Courier New"/>
                <w:iCs/>
              </w:rPr>
              <w:t>rule</w:t>
            </w:r>
            <w:proofErr w:type="spellEnd"/>
            <w:r>
              <w:rPr>
                <w:rFonts w:ascii="Consolas" w:eastAsiaTheme="minorEastAsia" w:hAnsi="Consolas" w:cs="Courier New"/>
                <w:iCs/>
              </w:rPr>
              <w:t>(</w:t>
            </w:r>
            <w:proofErr w:type="gramEnd"/>
            <w:r>
              <w:rPr>
                <w:rFonts w:ascii="Consolas" w:eastAsiaTheme="minorEastAsia" w:hAnsi="Consolas" w:cs="Courier New"/>
                <w:iCs/>
              </w:rPr>
              <w:t>m, t, link</w:t>
            </w:r>
            <w:r w:rsidRPr="00083EEF">
              <w:rPr>
                <w:rFonts w:ascii="Consolas" w:eastAsiaTheme="minorEastAsia" w:hAnsi="Consolas" w:cs="Courier New"/>
                <w:iCs/>
              </w:rPr>
              <w:t>)</w:t>
            </w:r>
          </w:p>
        </w:tc>
        <w:tc>
          <w:tcPr>
            <w:tcW w:w="8725" w:type="dxa"/>
          </w:tcPr>
          <w:p w14:paraId="20CB411D" w14:textId="77777777" w:rsidR="00343D62" w:rsidRPr="00675746" w:rsidRDefault="00000000" w:rsidP="000476C5">
            <w:pPr>
              <w:rPr>
                <w:rFonts w:ascii="Consolas" w:hAnsi="Consolas" w:cs="Courier New"/>
                <w:iCs/>
              </w:rPr>
            </w:pPr>
            <m:oMathPara>
              <m:oMath>
                <m:sSub>
                  <m:sSubPr>
                    <m:ctrlPr>
                      <w:rPr>
                        <w:rFonts w:ascii="Cambria Math" w:eastAsiaTheme="minorEastAsia" w:hAnsi="Cambria Math"/>
                        <w:i/>
                        <w:iCs/>
                      </w:rPr>
                    </m:ctrlPr>
                  </m:sSubPr>
                  <m:e>
                    <m:r>
                      <w:rPr>
                        <w:rFonts w:ascii="Cambria Math" w:eastAsiaTheme="minorEastAsia" w:hAnsi="Cambria Math"/>
                      </w:rPr>
                      <m:t>TOpex</m:t>
                    </m:r>
                  </m:e>
                  <m:sub>
                    <m:r>
                      <w:rPr>
                        <w:rFonts w:ascii="Cambria Math" w:eastAsiaTheme="minorEastAsia" w:hAnsi="Cambria Math"/>
                      </w:rPr>
                      <m:t>L,t</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-TFlow</m:t>
                    </m:r>
                  </m:e>
                  <m:sub>
                    <m:r>
                      <w:rPr>
                        <w:rFonts w:ascii="Cambria Math" w:eastAsiaTheme="minorEastAsia" w:hAnsi="Cambria Math"/>
                      </w:rPr>
                      <m:t>L,t</m:t>
                    </m:r>
                  </m:sub>
                </m:sSub>
                <m:r>
                  <w:rPr>
                    <w:rFonts w:ascii="Cambria Math" w:eastAsiaTheme="minorEastAsia" w:hAnsi="Cambria Math"/>
                  </w:rPr>
                  <m:t>×</m:t>
                </m:r>
                <m:r>
                  <m:rPr>
                    <m:sty m:val="p"/>
                  </m:rPr>
                  <w:rPr>
                    <w:rFonts w:ascii="Cambria Math" w:eastAsiaTheme="minorEastAsia" w:hAnsi="Cambria Math"/>
                  </w:rPr>
                  <m:t>Truck LCOT[link]</m:t>
                </m:r>
                <m:r>
                  <w:rPr>
                    <w:rFonts w:ascii="Cambria Math" w:eastAsiaTheme="minorEastAsia" w:hAnsi="Cambria Math"/>
                  </w:rPr>
                  <m:t xml:space="preserve"> ∀ L,t</m:t>
                </m:r>
              </m:oMath>
            </m:oMathPara>
          </w:p>
        </w:tc>
      </w:tr>
    </w:tbl>
    <w:p w14:paraId="45BC2836" w14:textId="77777777" w:rsidR="00343D62" w:rsidRDefault="00343D62" w:rsidP="00343D62">
      <w:pPr>
        <w:rPr>
          <w:rFonts w:eastAsiaTheme="minorEastAsia"/>
          <w:iCs/>
        </w:rPr>
      </w:pPr>
    </w:p>
    <w:p w14:paraId="5E5F6DEA" w14:textId="77777777" w:rsidR="00343D62" w:rsidRDefault="00343D62" w:rsidP="00EE2CC3">
      <w:pPr>
        <w:pStyle w:val="NRELBodyText"/>
        <w:rPr>
          <w:rFonts w:cs="Courier New"/>
        </w:rPr>
      </w:pPr>
      <w:r>
        <w:t xml:space="preserve">Hydrogen storage behaves similarly, except that we only consider one operating expense on charging. Because of the conservation of mass in storage, any operating expenses on discharging can also be incorporated into this expense: every kg of hydrogen charged must be eventually discharged, and the time within the year that this occurs is irrelevant to the model as it only considers total expenses for the year. This is accomplished with a single constraint, </w:t>
      </w:r>
      <w:proofErr w:type="spellStart"/>
      <w:r>
        <w:rPr>
          <w:rFonts w:ascii="Consolas" w:hAnsi="Consolas" w:cs="Courier New"/>
        </w:rPr>
        <w:t>Storage_Charge_Opex_</w:t>
      </w:r>
      <w:proofErr w:type="gramStart"/>
      <w:r>
        <w:rPr>
          <w:rFonts w:ascii="Consolas" w:hAnsi="Consolas" w:cs="Courier New"/>
        </w:rPr>
        <w:t>rule</w:t>
      </w:r>
      <w:proofErr w:type="spellEnd"/>
      <w:r>
        <w:rPr>
          <w:rFonts w:ascii="Consolas" w:hAnsi="Consolas" w:cs="Courier New"/>
        </w:rPr>
        <w:t>(</w:t>
      </w:r>
      <w:proofErr w:type="gramEnd"/>
      <w:r>
        <w:rPr>
          <w:rFonts w:ascii="Consolas" w:hAnsi="Consolas" w:cs="Courier New"/>
        </w:rPr>
        <w:t xml:space="preserve">m, </w:t>
      </w:r>
      <w:proofErr w:type="spellStart"/>
      <w:r>
        <w:rPr>
          <w:rFonts w:ascii="Consolas" w:hAnsi="Consolas" w:cs="Courier New"/>
        </w:rPr>
        <w:t>stor_tech</w:t>
      </w:r>
      <w:proofErr w:type="spellEnd"/>
      <w:r>
        <w:rPr>
          <w:rFonts w:ascii="Consolas" w:hAnsi="Consolas" w:cs="Courier New"/>
        </w:rPr>
        <w:t>, t, zone</w:t>
      </w:r>
      <w:r w:rsidRPr="00083EEF">
        <w:rPr>
          <w:rFonts w:ascii="Consolas" w:hAnsi="Consolas" w:cs="Courier New"/>
        </w:rPr>
        <w:t>)</w:t>
      </w:r>
      <w:r>
        <w:rPr>
          <w:rFonts w:cs="Courier New"/>
        </w:rPr>
        <w:t>:</w:t>
      </w:r>
    </w:p>
    <w:p w14:paraId="0E08A318" w14:textId="77777777" w:rsidR="00343D62" w:rsidRPr="007C49AE" w:rsidRDefault="00000000" w:rsidP="00EE2CC3">
      <w:pPr>
        <w:pStyle w:val="NRELBodyText"/>
      </w:pPr>
      <m:oMathPara>
        <m:oMath>
          <m:sSub>
            <m:sSubPr>
              <m:ctrlPr>
                <w:rPr>
                  <w:rFonts w:ascii="Cambria Math" w:hAnsi="Cambria Math"/>
                  <w:i/>
                </w:rPr>
              </m:ctrlPr>
            </m:sSubPr>
            <m:e>
              <m:r>
                <w:rPr>
                  <w:rFonts w:ascii="Cambria Math" w:hAnsi="Cambria Math"/>
                </w:rPr>
                <m:t>SOpex</m:t>
              </m:r>
            </m:e>
            <m:sub>
              <m:r>
                <w:rPr>
                  <w:rFonts w:ascii="Cambria Math" w:hAnsi="Cambria Math"/>
                </w:rPr>
                <m:t>S,N,t</m:t>
              </m:r>
            </m:sub>
          </m:sSub>
          <m:r>
            <m:rPr>
              <m:sty m:val="p"/>
            </m:rPr>
            <w:rPr>
              <w:rFonts w:ascii="Cambria Math" w:hAnsi="Cambria Math"/>
            </w:rPr>
            <m:t>≥</m:t>
          </m:r>
          <m:sSub>
            <m:sSubPr>
              <m:ctrlPr>
                <w:rPr>
                  <w:rFonts w:ascii="Cambria Math" w:hAnsi="Cambria Math"/>
                  <w:i/>
                </w:rPr>
              </m:ctrlPr>
            </m:sSubPr>
            <m:e>
              <m:r>
                <w:rPr>
                  <w:rFonts w:ascii="Cambria Math" w:hAnsi="Cambria Math"/>
                </w:rPr>
                <m:t>SCh</m:t>
              </m:r>
            </m:e>
            <m:sub>
              <m:r>
                <w:rPr>
                  <w:rFonts w:ascii="Cambria Math" w:hAnsi="Cambria Math"/>
                </w:rPr>
                <m:t>S,N,t</m:t>
              </m:r>
            </m:sub>
          </m:sSub>
          <m:r>
            <w:rPr>
              <w:rFonts w:ascii="Cambria Math" w:hAnsi="Cambria Math"/>
            </w:rPr>
            <m:t>×</m:t>
          </m:r>
          <m:r>
            <m:rPr>
              <m:sty m:val="p"/>
            </m:rPr>
            <w:rPr>
              <w:rFonts w:ascii="Cambria Math" w:hAnsi="Cambria Math"/>
            </w:rPr>
            <m:t>Storage Charge Opex</m:t>
          </m:r>
          <m:d>
            <m:dPr>
              <m:begChr m:val="["/>
              <m:endChr m:val="]"/>
              <m:ctrlPr>
                <w:rPr>
                  <w:rFonts w:ascii="Cambria Math" w:hAnsi="Cambria Math"/>
                </w:rPr>
              </m:ctrlPr>
            </m:dPr>
            <m:e>
              <m:r>
                <m:rPr>
                  <m:sty m:val="p"/>
                </m:rPr>
                <w:rPr>
                  <w:rFonts w:ascii="Cambria Math" w:hAnsi="Cambria Math"/>
                </w:rPr>
                <m:t>S,N</m:t>
              </m:r>
            </m:e>
          </m:d>
          <m:r>
            <w:rPr>
              <w:rFonts w:ascii="Cambria Math" w:hAnsi="Cambria Math"/>
            </w:rPr>
            <m:t>∀ S,N,t</m:t>
          </m:r>
        </m:oMath>
      </m:oMathPara>
    </w:p>
    <w:p w14:paraId="7C659792" w14:textId="77777777" w:rsidR="00343D62" w:rsidRDefault="00343D62" w:rsidP="00EE2CC3">
      <w:pPr>
        <w:pStyle w:val="NRELBodyText"/>
      </w:pPr>
      <w:r>
        <w:t xml:space="preserve">In this case, with the storage charge operating expense as a positive or zero variable, the model will try to set the cost to zero or as low as possible. On discharging, when </w:t>
      </w:r>
      <m:oMath>
        <m:sSub>
          <m:sSubPr>
            <m:ctrlPr>
              <w:rPr>
                <w:rFonts w:ascii="Cambria Math" w:hAnsi="Cambria Math"/>
                <w:i/>
              </w:rPr>
            </m:ctrlPr>
          </m:sSubPr>
          <m:e>
            <m:r>
              <w:rPr>
                <w:rFonts w:ascii="Cambria Math" w:hAnsi="Cambria Math"/>
              </w:rPr>
              <m:t>SCh</m:t>
            </m:r>
          </m:e>
          <m:sub>
            <m:r>
              <w:rPr>
                <w:rFonts w:ascii="Cambria Math" w:hAnsi="Cambria Math"/>
              </w:rPr>
              <m:t>S,N,t</m:t>
            </m:r>
          </m:sub>
        </m:sSub>
      </m:oMath>
      <w:r>
        <w:t xml:space="preserve"> is negative, the model succeeds. On charging, the lowest the operating expense can be is the proper operating cost to represent that chargine.</w:t>
      </w:r>
    </w:p>
    <w:p w14:paraId="6074C3A8" w14:textId="77777777" w:rsidR="00343D62" w:rsidRDefault="00343D62" w:rsidP="00343D62">
      <w:pPr>
        <w:rPr>
          <w:rFonts w:eastAsiaTheme="minorEastAsia"/>
          <w:iCs/>
        </w:rPr>
      </w:pPr>
    </w:p>
    <w:p w14:paraId="7A82FB8A" w14:textId="1F275DBF" w:rsidR="00343D62" w:rsidRDefault="00427DD3" w:rsidP="00427DD3">
      <w:pPr>
        <w:pStyle w:val="NRELHead02Numbered"/>
      </w:pPr>
      <w:bookmarkStart w:id="251" w:name="_Toc179465247"/>
      <w:r>
        <w:lastRenderedPageBreak/>
        <w:t>O</w:t>
      </w:r>
      <w:r w:rsidR="00343D62">
        <w:t xml:space="preserve">bjective </w:t>
      </w:r>
      <w:r>
        <w:t>F</w:t>
      </w:r>
      <w:r w:rsidR="00343D62">
        <w:t>unction</w:t>
      </w:r>
      <w:bookmarkEnd w:id="251"/>
    </w:p>
    <w:p w14:paraId="0DF8D279" w14:textId="77777777" w:rsidR="00343D62" w:rsidRDefault="00343D62" w:rsidP="00EE2CC3">
      <w:pPr>
        <w:pStyle w:val="NRELBodyText"/>
      </w:pPr>
      <w:r>
        <w:t xml:space="preserve">The objective function for the HYPSTAT model is intended to represent all costs for the model year, including annuitized capital costs and operating expenses. As such, the model determines the system design which minimizes </w:t>
      </w:r>
      <w:proofErr w:type="gramStart"/>
      <w:r>
        <w:t>all of</w:t>
      </w:r>
      <w:proofErr w:type="gramEnd"/>
      <w:r>
        <w:t xml:space="preserve"> these costs, subject to constraints which ensure that hydrogen demand is met. We break this up into six types of costs, so that the </w:t>
      </w:r>
      <w:proofErr w:type="gramStart"/>
      <w:r>
        <w:t>model</w:t>
      </w:r>
      <w:proofErr w:type="gramEnd"/>
      <w:r>
        <w:t xml:space="preserve"> objective is:</w:t>
      </w:r>
    </w:p>
    <w:p w14:paraId="1DAF30D2" w14:textId="77777777" w:rsidR="00343D62" w:rsidRPr="00A44FD7" w:rsidRDefault="00343D62" w:rsidP="00EE2CC3">
      <w:pPr>
        <w:pStyle w:val="NRELBodyText"/>
        <w:rPr>
          <w:i/>
        </w:rPr>
      </w:pPr>
      <m:oMathPara>
        <m:oMath>
          <m:r>
            <m:rPr>
              <m:sty m:val="p"/>
            </m:rPr>
            <w:rPr>
              <w:rFonts w:ascii="Cambria Math" w:hAnsi="Cambria Math"/>
            </w:rPr>
            <m:t xml:space="preserve">Minimize </m:t>
          </m:r>
          <m:r>
            <w:rPr>
              <w:rFonts w:ascii="Cambria Math" w:hAnsi="Cambria Math"/>
            </w:rPr>
            <m:t xml:space="preserve">Gen_Stor_CAPEX +Pipeline_CAPEX+Transmission_OPEX+Gen_Stor_OPEX+Incentives+Penalties </m:t>
          </m:r>
        </m:oMath>
      </m:oMathPara>
    </w:p>
    <w:p w14:paraId="64F098FE" w14:textId="77777777" w:rsidR="00343D62" w:rsidRDefault="00343D62" w:rsidP="00EE2CC3">
      <w:pPr>
        <w:pStyle w:val="NRELBodyText"/>
      </w:pPr>
      <w:r>
        <w:t>Each of the six types of costs are defined as:</w:t>
      </w:r>
    </w:p>
    <w:p w14:paraId="7D2A24A8" w14:textId="5C14C232" w:rsidR="00343D62" w:rsidRDefault="00343D62" w:rsidP="00EE2CC3">
      <w:pPr>
        <w:pStyle w:val="NRELBodyText"/>
        <w:numPr>
          <w:ilvl w:val="6"/>
          <w:numId w:val="25"/>
        </w:numPr>
      </w:pPr>
      <w:proofErr w:type="spellStart"/>
      <w:r>
        <w:rPr>
          <w:i/>
          <w:iCs/>
        </w:rPr>
        <w:t>Gen_Stor_CAPEX</w:t>
      </w:r>
      <w:proofErr w:type="spellEnd"/>
      <w:r>
        <w:t>: The annuitized capital expenses and fixed operating expenses for electricity generation, hydrogen production, and hydrogen storage technology.</w:t>
      </w:r>
    </w:p>
    <w:p w14:paraId="6115CEED" w14:textId="3304F551" w:rsidR="00343D62" w:rsidRPr="00E22A84" w:rsidRDefault="00343D62" w:rsidP="00EE2CC3">
      <w:pPr>
        <w:pStyle w:val="NRELBodyText"/>
      </w:pPr>
      <m:oMathPara>
        <m:oMath>
          <m:r>
            <w:rPr>
              <w:rFonts w:ascii="Cambria Math" w:hAnsi="Cambria Math"/>
            </w:rPr>
            <m:t>Gen_Stor_CAPEX =</m:t>
          </m:r>
          <m:nary>
            <m:naryPr>
              <m:chr m:val="∑"/>
              <m:limLoc m:val="undOvr"/>
              <m:supHide m:val="1"/>
              <m:ctrlPr>
                <w:rPr>
                  <w:rFonts w:ascii="Cambria Math" w:hAnsi="Cambria Math"/>
                  <w:i/>
                </w:rPr>
              </m:ctrlPr>
            </m:naryPr>
            <m:sub>
              <m:r>
                <w:rPr>
                  <w:rFonts w:ascii="Cambria Math" w:hAnsi="Cambria Math"/>
                </w:rPr>
                <m:t>N</m:t>
              </m:r>
            </m:sub>
            <m:sup/>
            <m:e>
              <m:d>
                <m:dPr>
                  <m:ctrlPr>
                    <w:rPr>
                      <w:rFonts w:ascii="Cambria Math" w:hAnsi="Cambria Math"/>
                      <w:i/>
                    </w:rPr>
                  </m:ctrlPr>
                </m:d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R,G</m:t>
                          </m:r>
                        </m:sub>
                        <m:sup/>
                        <m:e>
                          <m:r>
                            <w:rPr>
                              <w:rFonts w:ascii="Cambria Math" w:hAnsi="Cambria Math"/>
                            </w:rPr>
                            <m:t>ECa</m:t>
                          </m:r>
                          <m:sSub>
                            <m:sSubPr>
                              <m:ctrlPr>
                                <w:rPr>
                                  <w:rFonts w:ascii="Cambria Math" w:hAnsi="Cambria Math"/>
                                  <w:i/>
                                </w:rPr>
                              </m:ctrlPr>
                            </m:sSubPr>
                            <m:e>
                              <m:r>
                                <w:rPr>
                                  <w:rFonts w:ascii="Cambria Math" w:hAnsi="Cambria Math"/>
                                </w:rPr>
                                <m:t>p</m:t>
                              </m:r>
                            </m:e>
                            <m:sub>
                              <m:r>
                                <w:rPr>
                                  <w:rFonts w:ascii="Cambria Math" w:hAnsi="Cambria Math"/>
                                </w:rPr>
                                <m:t>G,N,R</m:t>
                              </m:r>
                            </m:sub>
                          </m:sSub>
                          <m:r>
                            <w:rPr>
                              <w:rFonts w:ascii="Cambria Math" w:hAnsi="Cambria Math"/>
                            </w:rPr>
                            <m:t>×</m:t>
                          </m:r>
                          <m:r>
                            <m:rPr>
                              <m:sty m:val="p"/>
                            </m:rPr>
                            <w:rPr>
                              <w:rFonts w:ascii="Cambria Math" w:hAnsi="Cambria Math"/>
                            </w:rPr>
                            <m:t>Generation CAPEX[G,N]</m:t>
                          </m:r>
                        </m:e>
                      </m:nary>
                    </m:e>
                  </m:d>
                  <m:r>
                    <w:rPr>
                      <w:rFonts w:ascii="Cambria Math" w:hAnsi="Cambria Math"/>
                    </w:rPr>
                    <m:t>+</m:t>
                  </m:r>
                  <m:d>
                    <m:dPr>
                      <m:ctrlPr>
                        <w:rPr>
                          <w:rFonts w:ascii="Cambria Math" w:hAnsi="Cambria Math"/>
                          <w:i/>
                        </w:rPr>
                      </m:ctrlPr>
                    </m:dPr>
                    <m:e>
                      <m:r>
                        <w:rPr>
                          <w:rFonts w:ascii="Cambria Math" w:hAnsi="Cambria Math"/>
                        </w:rPr>
                        <m:t>HCa</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r>
                        <m:rPr>
                          <m:sty m:val="p"/>
                        </m:rPr>
                        <w:rPr>
                          <w:rFonts w:ascii="Cambria Math" w:hAnsi="Cambria Math"/>
                        </w:rPr>
                        <m:t>Electrolyzer CAPEX[N]</m:t>
                      </m:r>
                    </m:e>
                  </m:d>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S</m:t>
                          </m:r>
                        </m:sub>
                        <m:sup/>
                        <m:e>
                          <m:r>
                            <w:rPr>
                              <w:rFonts w:ascii="Cambria Math" w:hAnsi="Cambria Math"/>
                            </w:rPr>
                            <m:t>SCa</m:t>
                          </m:r>
                          <m:sSub>
                            <m:sSubPr>
                              <m:ctrlPr>
                                <w:rPr>
                                  <w:rFonts w:ascii="Cambria Math" w:hAnsi="Cambria Math"/>
                                  <w:i/>
                                </w:rPr>
                              </m:ctrlPr>
                            </m:sSubPr>
                            <m:e>
                              <m:r>
                                <w:rPr>
                                  <w:rFonts w:ascii="Cambria Math" w:hAnsi="Cambria Math"/>
                                </w:rPr>
                                <m:t>p</m:t>
                              </m:r>
                            </m:e>
                            <m:sub>
                              <m:r>
                                <w:rPr>
                                  <w:rFonts w:ascii="Cambria Math" w:hAnsi="Cambria Math"/>
                                </w:rPr>
                                <m:t>S,N</m:t>
                              </m:r>
                            </m:sub>
                          </m:sSub>
                          <m:r>
                            <w:rPr>
                              <w:rFonts w:ascii="Cambria Math" w:hAnsi="Cambria Math"/>
                            </w:rPr>
                            <m:t>×</m:t>
                          </m:r>
                          <m:r>
                            <m:rPr>
                              <m:sty m:val="p"/>
                            </m:rPr>
                            <w:rPr>
                              <w:rFonts w:ascii="Cambria Math" w:hAnsi="Cambria Math"/>
                            </w:rPr>
                            <m:t>Storage CAPEX[S,N]</m:t>
                          </m:r>
                        </m:e>
                      </m:nary>
                    </m:e>
                  </m:d>
                </m:e>
              </m:d>
            </m:e>
          </m:nary>
        </m:oMath>
      </m:oMathPara>
    </w:p>
    <w:p w14:paraId="1CB03510" w14:textId="47544232" w:rsidR="00343D62" w:rsidRDefault="00343D62" w:rsidP="00EE2CC3">
      <w:pPr>
        <w:pStyle w:val="NRELBodyText"/>
        <w:numPr>
          <w:ilvl w:val="6"/>
          <w:numId w:val="25"/>
        </w:numPr>
      </w:pPr>
      <w:proofErr w:type="spellStart"/>
      <w:r>
        <w:rPr>
          <w:i/>
          <w:iCs/>
        </w:rPr>
        <w:t>Pipeline_CAPEX</w:t>
      </w:r>
      <w:proofErr w:type="spellEnd"/>
      <w:r>
        <w:t>: The annuitized capital expenses and fixed operating expenses for hydrogen pipelines. This calculation is more complex than the others due to the varying CAPEX with size and a difference in calculation depending on whether pipeline locations are optimized.</w:t>
      </w:r>
    </w:p>
    <w:p w14:paraId="58B5B8AC" w14:textId="6250060C" w:rsidR="00343D62" w:rsidRPr="00B670FB" w:rsidRDefault="00343D62" w:rsidP="000027AE">
      <w:pPr>
        <w:pStyle w:val="NRELBodyText"/>
        <w:ind w:left="1800" w:firstLine="720"/>
      </w:pPr>
      <w:r>
        <w:t>First, a “raw CAPEX” value is calculated which represents the actual one-time cost of the pipeline:</w:t>
      </w:r>
    </w:p>
    <w:p w14:paraId="4A80E42C" w14:textId="694DA216" w:rsidR="00343D62" w:rsidRPr="00E97041" w:rsidRDefault="00343D62" w:rsidP="00EE2CC3">
      <w:pPr>
        <w:pStyle w:val="NRELBodyText"/>
        <w:rPr>
          <w:i/>
        </w:rPr>
      </w:pPr>
      <m:oMathPara>
        <m:oMath>
          <m:r>
            <w:rPr>
              <w:rFonts w:ascii="Cambria Math" w:hAnsi="Cambria Math"/>
            </w:rPr>
            <m:t>Pipeline_raw_CAPEX=</m:t>
          </m:r>
          <m:nary>
            <m:naryPr>
              <m:chr m:val="∑"/>
              <m:limLoc m:val="undOvr"/>
              <m:supHide m:val="1"/>
              <m:ctrlPr>
                <w:rPr>
                  <w:rFonts w:ascii="Cambria Math" w:hAnsi="Cambria Math"/>
                  <w:i/>
                </w:rPr>
              </m:ctrlPr>
            </m:naryPr>
            <m:sub>
              <m:r>
                <w:rPr>
                  <w:rFonts w:ascii="Cambria Math" w:hAnsi="Cambria Math"/>
                </w:rPr>
                <m:t>L</m:t>
              </m:r>
            </m:sub>
            <m:sup/>
            <m:e>
              <m:d>
                <m:dPr>
                  <m:ctrlPr>
                    <w:rPr>
                      <w:rFonts w:ascii="Cambria Math" w:hAnsi="Cambria Math"/>
                      <w:i/>
                    </w:rPr>
                  </m:ctrlPr>
                </m:dPr>
                <m:e>
                  <m:d>
                    <m:dPr>
                      <m:ctrlPr>
                        <w:rPr>
                          <w:rFonts w:ascii="Cambria Math" w:hAnsi="Cambria Math"/>
                          <w:i/>
                        </w:rPr>
                      </m:ctrlPr>
                    </m:dPr>
                    <m:e>
                      <m:r>
                        <w:rPr>
                          <w:rFonts w:ascii="Cambria Math" w:hAnsi="Cambria Math"/>
                        </w:rPr>
                        <m:t>PCa</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r>
                        <m:rPr>
                          <m:sty m:val="p"/>
                        </m:rPr>
                        <w:rPr>
                          <w:rFonts w:ascii="Cambria Math" w:hAnsi="Cambria Math"/>
                        </w:rPr>
                        <m:t>Capacity CAPEX+Fixed CAPEX [×</m:t>
                      </m:r>
                      <m:r>
                        <w:rPr>
                          <w:rFonts w:ascii="Cambria Math" w:hAnsi="Cambria Math"/>
                        </w:rPr>
                        <m:t>PE</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ctrlPr>
                        <w:rPr>
                          <w:rFonts w:ascii="Cambria Math" w:hAnsi="Cambria Math"/>
                          <w:iCs/>
                        </w:rPr>
                      </m:ctrlPr>
                    </m:e>
                  </m:d>
                  <m:r>
                    <m:rPr>
                      <m:sty m:val="p"/>
                    </m:rPr>
                    <w:rPr>
                      <w:rFonts w:ascii="Cambria Math" w:hAnsi="Cambria Math"/>
                    </w:rPr>
                    <m:t>×Link distance[L]</m:t>
                  </m:r>
                </m:e>
              </m:d>
            </m:e>
          </m:nary>
        </m:oMath>
      </m:oMathPara>
    </w:p>
    <w:p w14:paraId="4DBE35CA" w14:textId="77777777" w:rsidR="00343D62" w:rsidRDefault="00343D62" w:rsidP="00EE2CC3">
      <w:pPr>
        <w:pStyle w:val="NRELBodyText"/>
        <w:tabs>
          <w:tab w:val="left" w:pos="2520"/>
        </w:tabs>
        <w:ind w:left="2520"/>
        <w:rPr>
          <w:iCs/>
        </w:rPr>
      </w:pPr>
      <w:r>
        <w:rPr>
          <w:iCs/>
        </w:rPr>
        <w:t xml:space="preserve">The bracketed portion where the fixed CAPEX is multiplied by the </w:t>
      </w:r>
      <m:oMath>
        <m:r>
          <w:rPr>
            <w:rFonts w:ascii="Cambria Math" w:hAnsi="Cambria Math"/>
          </w:rPr>
          <m:t>PE</m:t>
        </m:r>
        <m:sSub>
          <m:sSubPr>
            <m:ctrlPr>
              <w:rPr>
                <w:rFonts w:ascii="Cambria Math" w:hAnsi="Cambria Math"/>
                <w:i/>
              </w:rPr>
            </m:ctrlPr>
          </m:sSubPr>
          <m:e>
            <m:r>
              <w:rPr>
                <w:rFonts w:ascii="Cambria Math" w:hAnsi="Cambria Math"/>
              </w:rPr>
              <m:t>x</m:t>
            </m:r>
          </m:e>
          <m:sub>
            <m:r>
              <w:rPr>
                <w:rFonts w:ascii="Cambria Math" w:hAnsi="Cambria Math"/>
              </w:rPr>
              <m:t>L</m:t>
            </m:r>
          </m:sub>
        </m:sSub>
      </m:oMath>
      <w:r>
        <w:t xml:space="preserve"> variable </w:t>
      </w:r>
      <w:r>
        <w:rPr>
          <w:iCs/>
        </w:rPr>
        <w:t>is omitted if the model is not optimizing for pipeline locations. In that case, this acts as a fixed, unavoidable adder for all pipeline links, and thus does not affect the model optimization (though it does make the model objective value not accurate to actual system costs), but avoids the use of binary variables to speed up the optimization.</w:t>
      </w:r>
    </w:p>
    <w:p w14:paraId="6256A1F0" w14:textId="472D7A42" w:rsidR="00343D62" w:rsidRDefault="00343D62" w:rsidP="00EE2CC3">
      <w:pPr>
        <w:pStyle w:val="NRELBodyText"/>
        <w:ind w:left="1800" w:firstLine="720"/>
        <w:rPr>
          <w:iCs/>
        </w:rPr>
      </w:pPr>
      <w:r>
        <w:rPr>
          <w:iCs/>
        </w:rPr>
        <w:lastRenderedPageBreak/>
        <w:t>The “raw CAPEX” is then annuitized and fixed OPEX is added as a fraction of this raw CAPEX.</w:t>
      </w:r>
    </w:p>
    <w:p w14:paraId="082F2C00" w14:textId="1CB1BA88" w:rsidR="00343D62" w:rsidRDefault="00343D62" w:rsidP="00EE2CC3">
      <w:pPr>
        <w:pStyle w:val="NRELBodyText"/>
      </w:pPr>
      <m:oMathPara>
        <m:oMath>
          <m:r>
            <w:rPr>
              <w:rFonts w:ascii="Cambria Math" w:hAnsi="Cambria Math"/>
            </w:rPr>
            <m:t>Pipeline_CAPEX=Pipeline_raw_CAPEX×</m:t>
          </m:r>
          <m:r>
            <m:rPr>
              <m:sty m:val="p"/>
            </m:rPr>
            <w:rPr>
              <w:rFonts w:ascii="Cambria Math" w:hAnsi="Cambria Math"/>
            </w:rPr>
            <m:t>CRF +</m:t>
          </m:r>
          <m:r>
            <w:rPr>
              <w:rFonts w:ascii="Cambria Math" w:hAnsi="Cambria Math"/>
            </w:rPr>
            <m:t>Pipeline_raw_CAPEX×</m:t>
          </m:r>
          <m:r>
            <m:rPr>
              <m:sty m:val="p"/>
            </m:rPr>
            <w:rPr>
              <w:rFonts w:ascii="Cambria Math" w:hAnsi="Cambria Math"/>
            </w:rPr>
            <m:t>Fixed OPEX fraction</m:t>
          </m:r>
        </m:oMath>
      </m:oMathPara>
    </w:p>
    <w:p w14:paraId="6369A8CC" w14:textId="21D25273" w:rsidR="00343D62" w:rsidRPr="000027AE" w:rsidRDefault="00343D62" w:rsidP="00EE2CC3">
      <w:pPr>
        <w:pStyle w:val="NRELBodyText"/>
        <w:numPr>
          <w:ilvl w:val="6"/>
          <w:numId w:val="25"/>
        </w:numPr>
      </w:pPr>
      <w:proofErr w:type="spellStart"/>
      <w:r>
        <w:rPr>
          <w:i/>
          <w:iCs/>
        </w:rPr>
        <w:t>Transmission_OPEX</w:t>
      </w:r>
      <w:proofErr w:type="spellEnd"/>
      <w:r>
        <w:t>: The operating expenses for pipeline transmission and truck transmission.</w:t>
      </w:r>
    </w:p>
    <w:p w14:paraId="53519D63" w14:textId="07FF9259" w:rsidR="00343D62" w:rsidRPr="00A55E2A" w:rsidRDefault="00343D62" w:rsidP="00EE2CC3">
      <w:pPr>
        <w:pStyle w:val="NRELBodyText"/>
      </w:pPr>
      <m:oMathPara>
        <m:oMath>
          <m:r>
            <w:rPr>
              <w:rFonts w:ascii="Cambria Math" w:hAnsi="Cambria Math"/>
            </w:rPr>
            <m:t>Transmission_OPEX =</m:t>
          </m:r>
          <m:nary>
            <m:naryPr>
              <m:chr m:val="∑"/>
              <m:limLoc m:val="undOvr"/>
              <m:supHide m:val="1"/>
              <m:ctrlPr>
                <w:rPr>
                  <w:rFonts w:ascii="Cambria Math" w:hAnsi="Cambria Math"/>
                  <w:i/>
                </w:rPr>
              </m:ctrlPr>
            </m:naryPr>
            <m:sub>
              <m:r>
                <w:rPr>
                  <w:rFonts w:ascii="Cambria Math" w:hAnsi="Cambria Math"/>
                </w:rPr>
                <m:t>L</m:t>
              </m: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t</m:t>
                      </m:r>
                    </m:sub>
                    <m:sup/>
                    <m:e>
                      <m:r>
                        <w:rPr>
                          <w:rFonts w:ascii="Cambria Math" w:hAnsi="Cambria Math"/>
                        </w:rPr>
                        <m:t>POpe</m:t>
                      </m:r>
                      <m:sSub>
                        <m:sSubPr>
                          <m:ctrlPr>
                            <w:rPr>
                              <w:rFonts w:ascii="Cambria Math" w:hAnsi="Cambria Math"/>
                              <w:i/>
                            </w:rPr>
                          </m:ctrlPr>
                        </m:sSubPr>
                        <m:e>
                          <m:r>
                            <w:rPr>
                              <w:rFonts w:ascii="Cambria Math" w:hAnsi="Cambria Math"/>
                            </w:rPr>
                            <m:t>x</m:t>
                          </m:r>
                        </m:e>
                        <m:sub>
                          <m:r>
                            <w:rPr>
                              <w:rFonts w:ascii="Cambria Math" w:hAnsi="Cambria Math"/>
                            </w:rPr>
                            <m:t>L,t</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t</m:t>
                      </m:r>
                    </m:sub>
                    <m:sup/>
                    <m:e>
                      <m:r>
                        <w:rPr>
                          <w:rFonts w:ascii="Cambria Math" w:hAnsi="Cambria Math"/>
                        </w:rPr>
                        <m:t>TOpe</m:t>
                      </m:r>
                      <m:sSub>
                        <m:sSubPr>
                          <m:ctrlPr>
                            <w:rPr>
                              <w:rFonts w:ascii="Cambria Math" w:hAnsi="Cambria Math"/>
                              <w:i/>
                            </w:rPr>
                          </m:ctrlPr>
                        </m:sSubPr>
                        <m:e>
                          <m:r>
                            <w:rPr>
                              <w:rFonts w:ascii="Cambria Math" w:hAnsi="Cambria Math"/>
                            </w:rPr>
                            <m:t>x</m:t>
                          </m:r>
                        </m:e>
                        <m:sub>
                          <m:r>
                            <w:rPr>
                              <w:rFonts w:ascii="Cambria Math" w:hAnsi="Cambria Math"/>
                            </w:rPr>
                            <m:t>L,t</m:t>
                          </m:r>
                        </m:sub>
                      </m:sSub>
                    </m:e>
                  </m:nary>
                </m:e>
              </m:d>
            </m:e>
          </m:nary>
        </m:oMath>
      </m:oMathPara>
    </w:p>
    <w:p w14:paraId="7D0FC6F6" w14:textId="77777777" w:rsidR="00343D62" w:rsidRDefault="00343D62" w:rsidP="00EE2CC3">
      <w:pPr>
        <w:pStyle w:val="NRELBodyText"/>
      </w:pPr>
    </w:p>
    <w:p w14:paraId="744AEA06" w14:textId="349D0CC4" w:rsidR="00343D62" w:rsidRDefault="00343D62" w:rsidP="00EE2CC3">
      <w:pPr>
        <w:pStyle w:val="NRELBodyText"/>
        <w:numPr>
          <w:ilvl w:val="6"/>
          <w:numId w:val="25"/>
        </w:numPr>
      </w:pPr>
      <w:proofErr w:type="spellStart"/>
      <w:r>
        <w:rPr>
          <w:i/>
          <w:iCs/>
        </w:rPr>
        <w:t>Gen_Stor_OPEX</w:t>
      </w:r>
      <w:proofErr w:type="spellEnd"/>
      <w:r>
        <w:t>: The operating expenses for electricity generation, hydrogen production, and hydrogen storage technology.</w:t>
      </w:r>
    </w:p>
    <w:p w14:paraId="314A7BA9" w14:textId="72767079" w:rsidR="00343D62" w:rsidRPr="00176ACA" w:rsidRDefault="00343D62" w:rsidP="00EE2CC3">
      <w:pPr>
        <w:pStyle w:val="NRELBodyText"/>
      </w:pPr>
      <m:oMathPara>
        <m:oMath>
          <m:r>
            <w:rPr>
              <w:rFonts w:ascii="Cambria Math" w:hAnsi="Cambria Math"/>
            </w:rPr>
            <m:t>Gen_Stor_OPEX =</m:t>
          </m:r>
          <m:nary>
            <m:naryPr>
              <m:chr m:val="∑"/>
              <m:limLoc m:val="undOvr"/>
              <m:supHide m:val="1"/>
              <m:ctrlPr>
                <w:rPr>
                  <w:rFonts w:ascii="Cambria Math" w:hAnsi="Cambria Math"/>
                  <w:i/>
                </w:rPr>
              </m:ctrlPr>
            </m:naryPr>
            <m:sub>
              <m:r>
                <w:rPr>
                  <w:rFonts w:ascii="Cambria Math" w:hAnsi="Cambria Math"/>
                </w:rPr>
                <m:t>N</m:t>
              </m: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S,t</m:t>
                      </m:r>
                    </m:sub>
                    <m:sup/>
                    <m:e>
                      <m:r>
                        <w:rPr>
                          <w:rFonts w:ascii="Cambria Math" w:hAnsi="Cambria Math"/>
                        </w:rPr>
                        <m:t>SOpe</m:t>
                      </m:r>
                      <m:sSub>
                        <m:sSubPr>
                          <m:ctrlPr>
                            <w:rPr>
                              <w:rFonts w:ascii="Cambria Math" w:hAnsi="Cambria Math"/>
                              <w:i/>
                            </w:rPr>
                          </m:ctrlPr>
                        </m:sSubPr>
                        <m:e>
                          <m:r>
                            <w:rPr>
                              <w:rFonts w:ascii="Cambria Math" w:hAnsi="Cambria Math"/>
                            </w:rPr>
                            <m:t>x</m:t>
                          </m:r>
                        </m:e>
                        <m:sub>
                          <m:r>
                            <w:rPr>
                              <w:rFonts w:ascii="Cambria Math" w:hAnsi="Cambria Math"/>
                            </w:rPr>
                            <m:t>S,N,t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G,t</m:t>
                          </m:r>
                        </m:sub>
                        <m:sup/>
                        <m:e>
                          <m:r>
                            <w:rPr>
                              <w:rFonts w:ascii="Cambria Math" w:hAnsi="Cambria Math"/>
                            </w:rPr>
                            <m:t>(EUse</m:t>
                          </m:r>
                          <m:sSub>
                            <m:sSubPr>
                              <m:ctrlPr>
                                <w:rPr>
                                  <w:rFonts w:ascii="Cambria Math" w:hAnsi="Cambria Math"/>
                                  <w:i/>
                                </w:rPr>
                              </m:ctrlPr>
                            </m:sSubPr>
                            <m:e>
                              <m:r>
                                <w:rPr>
                                  <w:rFonts w:ascii="Cambria Math" w:hAnsi="Cambria Math"/>
                                </w:rPr>
                                <m:t>d</m:t>
                              </m:r>
                            </m:e>
                            <m:sub>
                              <m:r>
                                <w:rPr>
                                  <w:rFonts w:ascii="Cambria Math" w:hAnsi="Cambria Math"/>
                                </w:rPr>
                                <m:t>G,N,t</m:t>
                              </m:r>
                            </m:sub>
                          </m:sSub>
                          <m:r>
                            <w:rPr>
                              <w:rFonts w:ascii="Cambria Math" w:hAnsi="Cambria Math"/>
                            </w:rPr>
                            <m:t>×</m:t>
                          </m:r>
                          <m:r>
                            <m:rPr>
                              <m:sty m:val="p"/>
                            </m:rPr>
                            <w:rPr>
                              <w:rFonts w:ascii="Cambria Math" w:hAnsi="Cambria Math"/>
                            </w:rPr>
                            <m:t>Generation OPEX</m:t>
                          </m:r>
                          <m:d>
                            <m:dPr>
                              <m:begChr m:val="["/>
                              <m:endChr m:val="]"/>
                              <m:ctrlPr>
                                <w:rPr>
                                  <w:rFonts w:ascii="Cambria Math" w:hAnsi="Cambria Math"/>
                                  <w:iCs/>
                                </w:rPr>
                              </m:ctrlPr>
                            </m:dPr>
                            <m:e>
                              <m:r>
                                <m:rPr>
                                  <m:sty m:val="p"/>
                                </m:rPr>
                                <w:rPr>
                                  <w:rFonts w:ascii="Cambria Math" w:hAnsi="Cambria Math"/>
                                </w:rPr>
                                <m:t>G,N,t</m:t>
                              </m:r>
                            </m:e>
                          </m:d>
                          <m:r>
                            <m:rPr>
                              <m:sty m:val="p"/>
                            </m:rPr>
                            <w:rPr>
                              <w:rFonts w:ascii="Cambria Math" w:hAnsi="Cambria Math"/>
                            </w:rPr>
                            <m:t>)</m:t>
                          </m:r>
                        </m:e>
                      </m:nary>
                    </m:e>
                  </m:nary>
                </m:e>
              </m:d>
            </m:e>
          </m:nary>
        </m:oMath>
      </m:oMathPara>
    </w:p>
    <w:p w14:paraId="150BDC94" w14:textId="284B793A" w:rsidR="00343D62" w:rsidRDefault="00343D62" w:rsidP="00EE2CC3">
      <w:pPr>
        <w:pStyle w:val="NRELBodyText"/>
        <w:numPr>
          <w:ilvl w:val="6"/>
          <w:numId w:val="25"/>
        </w:numPr>
      </w:pPr>
      <w:r>
        <w:rPr>
          <w:i/>
          <w:iCs/>
        </w:rPr>
        <w:t>Incentives</w:t>
      </w:r>
      <w:r>
        <w:t xml:space="preserve">: Incentives such as tax credits to be applied. Originally intended to represent different credits from the </w:t>
      </w:r>
      <w:proofErr w:type="gramStart"/>
      <w:r>
        <w:t>IRA, but</w:t>
      </w:r>
      <w:proofErr w:type="gramEnd"/>
      <w:r>
        <w:t xml:space="preserve"> could be used to represent other incentives as well.</w:t>
      </w:r>
    </w:p>
    <w:p w14:paraId="12B234DE" w14:textId="26FE81DC" w:rsidR="00343D62" w:rsidRDefault="00343D62" w:rsidP="00EE2CC3">
      <w:pPr>
        <w:pStyle w:val="NRELBodyText"/>
      </w:pPr>
      <m:oMathPara>
        <m:oMath>
          <m:r>
            <w:rPr>
              <w:rFonts w:ascii="Cambria Math" w:hAnsi="Cambria Math"/>
            </w:rPr>
            <m:t>Incentives=-</m:t>
          </m:r>
          <m:nary>
            <m:naryPr>
              <m:chr m:val="∑"/>
              <m:limLoc m:val="undOvr"/>
              <m:supHide m:val="1"/>
              <m:ctrlPr>
                <w:rPr>
                  <w:rFonts w:ascii="Cambria Math" w:hAnsi="Cambria Math"/>
                  <w:i/>
                </w:rPr>
              </m:ctrlPr>
            </m:naryPr>
            <m:sub>
              <m:r>
                <w:rPr>
                  <w:rFonts w:ascii="Cambria Math" w:hAnsi="Cambria Math"/>
                </w:rPr>
                <m:t>G,N,t</m:t>
              </m:r>
            </m:sub>
            <m:sup/>
            <m:e>
              <m:d>
                <m:dPr>
                  <m:ctrlPr>
                    <w:rPr>
                      <w:rFonts w:ascii="Cambria Math" w:hAnsi="Cambria Math"/>
                      <w:i/>
                    </w:rPr>
                  </m:ctrlPr>
                </m:dPr>
                <m:e>
                  <m:r>
                    <w:rPr>
                      <w:rFonts w:ascii="Cambria Math" w:hAnsi="Cambria Math"/>
                    </w:rPr>
                    <m:t>EUse</m:t>
                  </m:r>
                  <m:sSub>
                    <m:sSubPr>
                      <m:ctrlPr>
                        <w:rPr>
                          <w:rFonts w:ascii="Cambria Math" w:hAnsi="Cambria Math"/>
                          <w:i/>
                        </w:rPr>
                      </m:ctrlPr>
                    </m:sSubPr>
                    <m:e>
                      <m:r>
                        <w:rPr>
                          <w:rFonts w:ascii="Cambria Math" w:hAnsi="Cambria Math"/>
                        </w:rPr>
                        <m:t>d</m:t>
                      </m:r>
                    </m:e>
                    <m:sub>
                      <m:r>
                        <w:rPr>
                          <w:rFonts w:ascii="Cambria Math" w:hAnsi="Cambria Math"/>
                        </w:rPr>
                        <m:t>G,N,t</m:t>
                      </m:r>
                    </m:sub>
                  </m:sSub>
                  <m:r>
                    <w:rPr>
                      <w:rFonts w:ascii="Cambria Math" w:hAnsi="Cambria Math"/>
                    </w:rPr>
                    <m:t>×</m:t>
                  </m:r>
                  <m:r>
                    <m:rPr>
                      <m:sty m:val="p"/>
                    </m:rPr>
                    <w:rPr>
                      <w:rFonts w:ascii="Cambria Math" w:hAnsi="Cambria Math"/>
                    </w:rPr>
                    <m:t>PTC</m:t>
                  </m:r>
                  <m:d>
                    <m:dPr>
                      <m:begChr m:val="["/>
                      <m:endChr m:val="]"/>
                      <m:ctrlPr>
                        <w:rPr>
                          <w:rFonts w:ascii="Cambria Math" w:hAnsi="Cambria Math"/>
                          <w:iCs/>
                        </w:rPr>
                      </m:ctrlPr>
                    </m:dPr>
                    <m:e>
                      <m:r>
                        <m:rPr>
                          <m:sty m:val="p"/>
                        </m:rPr>
                        <w:rPr>
                          <w:rFonts w:ascii="Cambria Math" w:hAnsi="Cambria Math"/>
                        </w:rPr>
                        <m:t>G</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G,N,t</m:t>
                  </m:r>
                </m:sub>
                <m:sup/>
                <m:e>
                  <m:d>
                    <m:dPr>
                      <m:ctrlPr>
                        <w:rPr>
                          <w:rFonts w:ascii="Cambria Math" w:hAnsi="Cambria Math"/>
                          <w:i/>
                        </w:rPr>
                      </m:ctrlPr>
                    </m:dPr>
                    <m:e>
                      <m:sSub>
                        <m:sSubPr>
                          <m:ctrlPr>
                            <w:rPr>
                              <w:rFonts w:ascii="Cambria Math" w:hAnsi="Cambria Math"/>
                              <w:i/>
                            </w:rPr>
                          </m:ctrlPr>
                        </m:sSubPr>
                        <m:e>
                          <m:r>
                            <w:rPr>
                              <w:rFonts w:ascii="Cambria Math" w:hAnsi="Cambria Math"/>
                            </w:rPr>
                            <m:t>EGen</m:t>
                          </m:r>
                        </m:e>
                        <m:sub>
                          <m:r>
                            <w:rPr>
                              <w:rFonts w:ascii="Cambria Math" w:hAnsi="Cambria Math"/>
                            </w:rPr>
                            <m:t>G,N,t</m:t>
                          </m:r>
                        </m:sub>
                      </m:sSub>
                      <m:r>
                        <w:rPr>
                          <w:rFonts w:ascii="Cambria Math" w:hAnsi="Cambria Math"/>
                        </w:rPr>
                        <m:t>×</m:t>
                      </m:r>
                      <m:r>
                        <m:rPr>
                          <m:sty m:val="p"/>
                        </m:rPr>
                        <w:rPr>
                          <w:rFonts w:ascii="Cambria Math" w:hAnsi="Cambria Math"/>
                        </w:rPr>
                        <m:t>ITC</m:t>
                      </m:r>
                      <m:d>
                        <m:dPr>
                          <m:begChr m:val="["/>
                          <m:endChr m:val="]"/>
                          <m:ctrlPr>
                            <w:rPr>
                              <w:rFonts w:ascii="Cambria Math" w:hAnsi="Cambria Math"/>
                              <w:iCs/>
                            </w:rPr>
                          </m:ctrlPr>
                        </m:dPr>
                        <m:e>
                          <m:r>
                            <m:rPr>
                              <m:sty m:val="p"/>
                            </m:rPr>
                            <w:rPr>
                              <w:rFonts w:ascii="Cambria Math" w:hAnsi="Cambria Math"/>
                            </w:rPr>
                            <m:t>G</m:t>
                          </m:r>
                        </m:e>
                      </m:d>
                    </m:e>
                  </m:d>
                </m:e>
              </m:nary>
            </m:e>
          </m:nary>
        </m:oMath>
      </m:oMathPara>
    </w:p>
    <w:p w14:paraId="58A71781" w14:textId="0788D275" w:rsidR="00343D62" w:rsidRPr="000027AE" w:rsidRDefault="00343D62" w:rsidP="00EE2CC3">
      <w:pPr>
        <w:pStyle w:val="NRELBodyText"/>
        <w:numPr>
          <w:ilvl w:val="6"/>
          <w:numId w:val="25"/>
        </w:numPr>
      </w:pPr>
      <w:r w:rsidRPr="00A44FD7">
        <w:rPr>
          <w:i/>
          <w:iCs/>
        </w:rPr>
        <w:t>Penalties</w:t>
      </w:r>
      <w:r>
        <w:t>: Costs incurred from unserved or overserved hydrogen.</w:t>
      </w:r>
    </w:p>
    <w:p w14:paraId="1D3D9ADD" w14:textId="77777777" w:rsidR="00343D62" w:rsidRPr="009D44DF" w:rsidRDefault="00343D62" w:rsidP="00EE2CC3">
      <w:pPr>
        <w:pStyle w:val="NRELBodyText"/>
      </w:pPr>
      <m:oMathPara>
        <m:oMath>
          <m:r>
            <w:rPr>
              <w:rFonts w:ascii="Cambria Math" w:hAnsi="Cambria Math"/>
            </w:rPr>
            <m:t>Penalties=</m:t>
          </m:r>
          <m:nary>
            <m:naryPr>
              <m:chr m:val="∑"/>
              <m:limLoc m:val="undOvr"/>
              <m:supHide m:val="1"/>
              <m:ctrlPr>
                <w:rPr>
                  <w:rFonts w:ascii="Cambria Math" w:hAnsi="Cambria Math"/>
                  <w:i/>
                </w:rPr>
              </m:ctrlPr>
            </m:naryPr>
            <m:sub>
              <m:r>
                <w:rPr>
                  <w:rFonts w:ascii="Cambria Math" w:hAnsi="Cambria Math"/>
                </w:rPr>
                <m:t>N</m:t>
              </m: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t</m:t>
                      </m:r>
                    </m:sub>
                    <m:sup/>
                    <m:e>
                      <m:d>
                        <m:dPr>
                          <m:ctrlPr>
                            <w:rPr>
                              <w:rFonts w:ascii="Cambria Math" w:hAnsi="Cambria Math"/>
                              <w:i/>
                            </w:rPr>
                          </m:ctrlPr>
                        </m:dPr>
                        <m:e>
                          <m:r>
                            <w:rPr>
                              <w:rFonts w:ascii="Cambria Math" w:hAnsi="Cambria Math"/>
                            </w:rPr>
                            <m:t>HU</m:t>
                          </m:r>
                          <m:sSub>
                            <m:sSubPr>
                              <m:ctrlPr>
                                <w:rPr>
                                  <w:rFonts w:ascii="Cambria Math" w:hAnsi="Cambria Math"/>
                                  <w:i/>
                                </w:rPr>
                              </m:ctrlPr>
                            </m:sSubPr>
                            <m:e>
                              <m:r>
                                <w:rPr>
                                  <w:rFonts w:ascii="Cambria Math" w:hAnsi="Cambria Math"/>
                                </w:rPr>
                                <m:t>n</m:t>
                              </m:r>
                            </m:e>
                            <m:sub>
                              <m:r>
                                <w:rPr>
                                  <w:rFonts w:ascii="Cambria Math" w:hAnsi="Cambria Math"/>
                                </w:rPr>
                                <m:t>N,t</m:t>
                              </m:r>
                            </m:sub>
                          </m:sSub>
                          <m:r>
                            <w:rPr>
                              <w:rFonts w:ascii="Cambria Math" w:hAnsi="Cambria Math"/>
                            </w:rPr>
                            <m:t>×</m:t>
                          </m:r>
                          <m:r>
                            <m:rPr>
                              <m:sty m:val="p"/>
                            </m:rPr>
                            <w:rPr>
                              <w:rFonts w:ascii="Cambria Math" w:hAnsi="Cambria Math"/>
                            </w:rPr>
                            <m:t>Unserved cost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t</m:t>
                      </m:r>
                    </m:sub>
                    <m:sup/>
                    <m:e>
                      <m:d>
                        <m:dPr>
                          <m:ctrlPr>
                            <w:rPr>
                              <w:rFonts w:ascii="Cambria Math" w:hAnsi="Cambria Math"/>
                              <w:i/>
                            </w:rPr>
                          </m:ctrlPr>
                        </m:dPr>
                        <m:e>
                          <m:r>
                            <w:rPr>
                              <w:rFonts w:ascii="Cambria Math" w:hAnsi="Cambria Math"/>
                            </w:rPr>
                            <m:t>HO</m:t>
                          </m:r>
                          <m:sSub>
                            <m:sSubPr>
                              <m:ctrlPr>
                                <w:rPr>
                                  <w:rFonts w:ascii="Cambria Math" w:hAnsi="Cambria Math"/>
                                  <w:i/>
                                </w:rPr>
                              </m:ctrlPr>
                            </m:sSubPr>
                            <m:e>
                              <m:r>
                                <w:rPr>
                                  <w:rFonts w:ascii="Cambria Math" w:hAnsi="Cambria Math"/>
                                </w:rPr>
                                <m:t>v</m:t>
                              </m:r>
                            </m:e>
                            <m:sub>
                              <m:r>
                                <w:rPr>
                                  <w:rFonts w:ascii="Cambria Math" w:hAnsi="Cambria Math"/>
                                </w:rPr>
                                <m:t>N,t</m:t>
                              </m:r>
                            </m:sub>
                          </m:sSub>
                          <m:r>
                            <w:rPr>
                              <w:rFonts w:ascii="Cambria Math" w:hAnsi="Cambria Math"/>
                            </w:rPr>
                            <m:t>×</m:t>
                          </m:r>
                          <m:r>
                            <m:rPr>
                              <m:sty m:val="p"/>
                            </m:rPr>
                            <w:rPr>
                              <w:rFonts w:ascii="Cambria Math" w:hAnsi="Cambria Math"/>
                            </w:rPr>
                            <m:t>Overserved cost</m:t>
                          </m:r>
                        </m:e>
                      </m:d>
                    </m:e>
                  </m:nary>
                </m:e>
              </m:d>
            </m:e>
          </m:nary>
        </m:oMath>
      </m:oMathPara>
    </w:p>
    <w:p w14:paraId="4B451522" w14:textId="77777777" w:rsidR="00343D62" w:rsidRDefault="00343D62" w:rsidP="00796486">
      <w:pPr>
        <w:pStyle w:val="NRELBodyText"/>
      </w:pPr>
    </w:p>
    <w:sectPr w:rsidR="00343D62" w:rsidSect="00343D62">
      <w:type w:val="continuous"/>
      <w:pgSz w:w="15840" w:h="12240" w:orient="landscape" w:code="181"/>
      <w:pgMar w:top="1440" w:right="1440" w:bottom="1440" w:left="1440" w:header="720" w:footer="432"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8" w:author="Li, Yijin" w:date="2024-12-11T12:40:00Z" w:initials="YL">
    <w:p w14:paraId="180F6F44" w14:textId="77777777" w:rsidR="0040353A" w:rsidRDefault="0040353A" w:rsidP="0040353A">
      <w:r>
        <w:rPr>
          <w:rStyle w:val="CommentReference"/>
        </w:rPr>
        <w:annotationRef/>
      </w:r>
      <w:r>
        <w:rPr>
          <w:sz w:val="20"/>
          <w:szCs w:val="20"/>
        </w:rPr>
        <w:t>Unless variable OPEX is RE technology specific due to emission/compliance differences.</w:t>
      </w:r>
      <w:r>
        <w:rPr>
          <w:sz w:val="20"/>
          <w:szCs w:val="20"/>
        </w:rPr>
        <w:cr/>
        <w:t xml:space="preserve"> </w:t>
      </w:r>
    </w:p>
  </w:comment>
  <w:comment w:id="205" w:author="Li, Yijin" w:date="2024-09-10T20:58:00Z" w:initials="LY">
    <w:p w14:paraId="6053F407" w14:textId="3BCC3049" w:rsidR="005C3EB8" w:rsidRDefault="005C3EB8" w:rsidP="005C3EB8">
      <w:r>
        <w:rPr>
          <w:rStyle w:val="CommentReference"/>
        </w:rPr>
        <w:annotationRef/>
      </w:r>
      <w:r>
        <w:rPr>
          <w:color w:val="000000"/>
          <w:sz w:val="20"/>
          <w:szCs w:val="20"/>
        </w:rPr>
        <w:t xml:space="preserve">Joe, I think you put in a CAPEX for this? Not a fixed LCOE is used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0F6F44" w15:done="0"/>
  <w15:commentEx w15:paraId="6053F4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80817C" w16cex:dateUtc="2024-12-11T20:40:00Z"/>
  <w16cex:commentExtensible w16cex:durableId="6A778143" w16cex:dateUtc="2024-09-11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0F6F44" w16cid:durableId="6180817C"/>
  <w16cid:commentId w16cid:paraId="6053F407" w16cid:durableId="6A7781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FE6BE" w14:textId="77777777" w:rsidR="00B1070A" w:rsidRDefault="00B1070A">
      <w:r>
        <w:separator/>
      </w:r>
    </w:p>
    <w:p w14:paraId="2413EF40" w14:textId="77777777" w:rsidR="00B1070A" w:rsidRDefault="00B1070A"/>
  </w:endnote>
  <w:endnote w:type="continuationSeparator" w:id="0">
    <w:p w14:paraId="2125AE67" w14:textId="77777777" w:rsidR="00B1070A" w:rsidRDefault="00B1070A">
      <w:r>
        <w:continuationSeparator/>
      </w:r>
    </w:p>
    <w:p w14:paraId="3DA06ED9" w14:textId="77777777" w:rsidR="00B1070A" w:rsidRDefault="00B1070A"/>
  </w:endnote>
  <w:endnote w:type="continuationNotice" w:id="1">
    <w:p w14:paraId="1CCD9BA4" w14:textId="77777777" w:rsidR="00B1070A" w:rsidRDefault="00B10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Courier New"/>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82BB" w14:textId="77777777" w:rsidR="00982D93" w:rsidRDefault="00982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79A8" w14:textId="77777777" w:rsidR="00982D93" w:rsidRPr="00FA1681" w:rsidRDefault="00982D93" w:rsidP="00FA1681">
    <w:pPr>
      <w:pStyle w:val="NRELNoCostFooter"/>
    </w:pPr>
    <w:r w:rsidRPr="00FA1681">
      <w:t>This report is available at no cost from the National Renewable Energy Laboratory at www.nrel.gov/publications.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B574" w14:textId="77777777" w:rsidR="00982D93" w:rsidRDefault="00982D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3D3D" w14:textId="77777777" w:rsidR="00982D93" w:rsidRPr="00FA1681" w:rsidRDefault="00982D93" w:rsidP="00FA1681">
    <w:pPr>
      <w:pStyle w:val="NRELPageNumber"/>
    </w:pPr>
    <w:r w:rsidRPr="00FA1681">
      <w:fldChar w:fldCharType="begin"/>
    </w:r>
    <w:r w:rsidRPr="00FA1681">
      <w:instrText xml:space="preserve"> PAGE   \* MERGEFORMAT </w:instrText>
    </w:r>
    <w:r w:rsidRPr="00FA1681">
      <w:fldChar w:fldCharType="separate"/>
    </w:r>
    <w:r w:rsidR="00C5513E">
      <w:rPr>
        <w:noProof/>
      </w:rPr>
      <w:t>10</w:t>
    </w:r>
    <w:r w:rsidRPr="00FA1681">
      <w:fldChar w:fldCharType="end"/>
    </w:r>
  </w:p>
  <w:p w14:paraId="2FF035E9" w14:textId="77777777" w:rsidR="00982D93" w:rsidRPr="00FA1681" w:rsidRDefault="00982D93" w:rsidP="00FA1681">
    <w:pPr>
      <w:pStyle w:val="NRELNoCostFooter"/>
    </w:pPr>
    <w:r w:rsidRPr="00FA1681">
      <w:t>This report is available at no cost from the National Renewable Energy Laboratory at www.nrel.gov/publications.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4356" w14:textId="77777777" w:rsidR="00B1070A" w:rsidRDefault="00B1070A">
      <w:r>
        <w:separator/>
      </w:r>
    </w:p>
    <w:p w14:paraId="1685137C" w14:textId="77777777" w:rsidR="00B1070A" w:rsidRDefault="00B1070A"/>
  </w:footnote>
  <w:footnote w:type="continuationSeparator" w:id="0">
    <w:p w14:paraId="369C833D" w14:textId="77777777" w:rsidR="00B1070A" w:rsidRDefault="00B1070A">
      <w:r>
        <w:continuationSeparator/>
      </w:r>
    </w:p>
    <w:p w14:paraId="2D638664" w14:textId="77777777" w:rsidR="00B1070A" w:rsidRDefault="00B1070A"/>
  </w:footnote>
  <w:footnote w:type="continuationNotice" w:id="1">
    <w:p w14:paraId="2962E132" w14:textId="77777777" w:rsidR="00B1070A" w:rsidRDefault="00B107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3B7B" w14:textId="77777777" w:rsidR="00982D93" w:rsidRDefault="00982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498538"/>
      <w:docPartObj>
        <w:docPartGallery w:val="Watermarks"/>
        <w:docPartUnique/>
      </w:docPartObj>
    </w:sdtPr>
    <w:sdtContent>
      <w:p w14:paraId="0989DD9F" w14:textId="77777777" w:rsidR="00982D93" w:rsidRDefault="00000000">
        <w:pPr>
          <w:pStyle w:val="Header"/>
        </w:pPr>
        <w:r>
          <w:rPr>
            <w:noProof/>
            <w:lang w:eastAsia="zh-TW"/>
          </w:rPr>
          <w:pict w14:anchorId="4C341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CF4F" w14:textId="77777777" w:rsidR="00982D93" w:rsidRDefault="00982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98A0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FC64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EF20E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B2A0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FEFF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46DA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0CD6D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E602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328D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B56D8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0675F"/>
    <w:multiLevelType w:val="hybridMultilevel"/>
    <w:tmpl w:val="EFB2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87A0E"/>
    <w:multiLevelType w:val="hybridMultilevel"/>
    <w:tmpl w:val="62B660D8"/>
    <w:lvl w:ilvl="0" w:tplc="3224014A">
      <w:start w:val="1"/>
      <w:numFmt w:val="decimal"/>
      <w:pStyle w:val="NRELList01"/>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440A2A"/>
    <w:multiLevelType w:val="hybridMultilevel"/>
    <w:tmpl w:val="E572D2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6F5E12"/>
    <w:multiLevelType w:val="hybridMultilevel"/>
    <w:tmpl w:val="195E8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11B2E"/>
    <w:multiLevelType w:val="hybridMultilevel"/>
    <w:tmpl w:val="E3A8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E263D7"/>
    <w:multiLevelType w:val="hybridMultilevel"/>
    <w:tmpl w:val="4D5C2AB0"/>
    <w:lvl w:ilvl="0" w:tplc="1B2EFBF4">
      <w:start w:val="1"/>
      <w:numFmt w:val="bullet"/>
      <w:pStyle w:val="NRELBullet02"/>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9A618B"/>
    <w:multiLevelType w:val="multilevel"/>
    <w:tmpl w:val="9AD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057B0"/>
    <w:multiLevelType w:val="hybridMultilevel"/>
    <w:tmpl w:val="93267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7330C"/>
    <w:multiLevelType w:val="hybridMultilevel"/>
    <w:tmpl w:val="2ADC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975F4"/>
    <w:multiLevelType w:val="hybridMultilevel"/>
    <w:tmpl w:val="B334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B017D"/>
    <w:multiLevelType w:val="hybridMultilevel"/>
    <w:tmpl w:val="6ADE1E10"/>
    <w:lvl w:ilvl="0" w:tplc="294A7720">
      <w:start w:val="1"/>
      <w:numFmt w:val="bullet"/>
      <w:pStyle w:val="NRELBullet0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E36294"/>
    <w:multiLevelType w:val="hybridMultilevel"/>
    <w:tmpl w:val="D1BE1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527D25"/>
    <w:multiLevelType w:val="hybridMultilevel"/>
    <w:tmpl w:val="7CB21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F3ECC"/>
    <w:multiLevelType w:val="multilevel"/>
    <w:tmpl w:val="7D90832C"/>
    <w:lvl w:ilvl="0">
      <w:start w:val="1"/>
      <w:numFmt w:val="decimal"/>
      <w:pStyle w:val="NRELHead05Numbered"/>
      <w:lvlText w:val="%1"/>
      <w:lvlJc w:val="left"/>
      <w:pPr>
        <w:tabs>
          <w:tab w:val="num" w:pos="432"/>
        </w:tabs>
        <w:ind w:left="432" w:hanging="432"/>
      </w:pPr>
      <w:rPr>
        <w:rFonts w:hint="default"/>
      </w:rPr>
    </w:lvl>
    <w:lvl w:ilvl="1">
      <w:start w:val="1"/>
      <w:numFmt w:val="decimal"/>
      <w:pStyle w:val="NRELHead06Numbered"/>
      <w:lvlText w:val="%1.%2"/>
      <w:lvlJc w:val="left"/>
      <w:pPr>
        <w:tabs>
          <w:tab w:val="num" w:pos="576"/>
        </w:tabs>
        <w:ind w:left="576" w:hanging="576"/>
      </w:pPr>
      <w:rPr>
        <w:rFonts w:hint="default"/>
      </w:rPr>
    </w:lvl>
    <w:lvl w:ilvl="2">
      <w:start w:val="1"/>
      <w:numFmt w:val="decimal"/>
      <w:pStyle w:val="NRELHead07Numbered"/>
      <w:lvlText w:val="%1.%2.%3"/>
      <w:lvlJc w:val="left"/>
      <w:pPr>
        <w:tabs>
          <w:tab w:val="num" w:pos="1170"/>
        </w:tabs>
        <w:ind w:left="1170" w:hanging="720"/>
      </w:pPr>
      <w:rPr>
        <w:rFonts w:hint="default"/>
      </w:rPr>
    </w:lvl>
    <w:lvl w:ilvl="3">
      <w:start w:val="1"/>
      <w:numFmt w:val="decimal"/>
      <w:pStyle w:val="NRELHead04Numbered"/>
      <w:lvlText w:val="%1.%2.%3.%4"/>
      <w:lvlJc w:val="left"/>
      <w:pPr>
        <w:tabs>
          <w:tab w:val="num" w:pos="864"/>
        </w:tabs>
        <w:ind w:left="864" w:hanging="864"/>
      </w:pPr>
      <w:rPr>
        <w:rFonts w:hint="default"/>
      </w:rPr>
    </w:lvl>
    <w:lvl w:ilvl="4">
      <w:start w:val="1"/>
      <w:numFmt w:val="decimal"/>
      <w:pStyle w:val="NRELHead05Numbered"/>
      <w:lvlText w:val="%1.%2.%3.%4.%5"/>
      <w:lvlJc w:val="left"/>
      <w:pPr>
        <w:tabs>
          <w:tab w:val="num" w:pos="1008"/>
        </w:tabs>
        <w:ind w:left="1008" w:hanging="1008"/>
      </w:pPr>
      <w:rPr>
        <w:rFonts w:hint="default"/>
      </w:rPr>
    </w:lvl>
    <w:lvl w:ilvl="5">
      <w:start w:val="1"/>
      <w:numFmt w:val="decimal"/>
      <w:pStyle w:val="NRELHead06Numbered"/>
      <w:lvlText w:val="%1.%2.%3.%4.%5.%6"/>
      <w:lvlJc w:val="left"/>
      <w:pPr>
        <w:tabs>
          <w:tab w:val="num" w:pos="1152"/>
        </w:tabs>
        <w:ind w:left="1152" w:hanging="1152"/>
      </w:pPr>
      <w:rPr>
        <w:rFonts w:hint="default"/>
      </w:rPr>
    </w:lvl>
    <w:lvl w:ilvl="6">
      <w:start w:val="1"/>
      <w:numFmt w:val="decimal"/>
      <w:pStyle w:val="NRELHead07Numbered"/>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64BC5628"/>
    <w:multiLevelType w:val="hybridMultilevel"/>
    <w:tmpl w:val="2D50A274"/>
    <w:lvl w:ilvl="0" w:tplc="6706CAE8">
      <w:start w:val="1"/>
      <w:numFmt w:val="upperLetter"/>
      <w:pStyle w:val="NRELList02"/>
      <w:lvlText w:val="%1."/>
      <w:lvlJc w:val="left"/>
      <w:pPr>
        <w:tabs>
          <w:tab w:val="num" w:pos="288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9522FA4"/>
    <w:multiLevelType w:val="hybridMultilevel"/>
    <w:tmpl w:val="C4C2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601202"/>
    <w:multiLevelType w:val="hybridMultilevel"/>
    <w:tmpl w:val="84648D04"/>
    <w:lvl w:ilvl="0" w:tplc="95EE5BD6">
      <w:start w:val="1"/>
      <w:numFmt w:val="lowerRoman"/>
      <w:pStyle w:val="NRELList03"/>
      <w:lvlText w:val="%1."/>
      <w:lvlJc w:val="left"/>
      <w:pPr>
        <w:tabs>
          <w:tab w:val="num" w:pos="1800"/>
        </w:tabs>
        <w:ind w:left="2160" w:hanging="360"/>
      </w:pPr>
      <w:rPr>
        <w:rFonts w:ascii="Times New Roman" w:hAnsi="Times New Roman" w:hint="default"/>
        <w:b w:val="0"/>
        <w:i w:val="0"/>
        <w:sz w:val="24"/>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A422B5"/>
    <w:multiLevelType w:val="hybridMultilevel"/>
    <w:tmpl w:val="1AF0B3C4"/>
    <w:lvl w:ilvl="0" w:tplc="361E89E2">
      <w:start w:val="1"/>
      <w:numFmt w:val="bullet"/>
      <w:pStyle w:val="NRELBullet03"/>
      <w:lvlText w:val="̶"/>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CC6CE7"/>
    <w:multiLevelType w:val="hybridMultilevel"/>
    <w:tmpl w:val="C0B4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15773"/>
    <w:multiLevelType w:val="hybridMultilevel"/>
    <w:tmpl w:val="4B8A7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31F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CC040F"/>
    <w:multiLevelType w:val="hybridMultilevel"/>
    <w:tmpl w:val="8EF24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320C5D"/>
    <w:multiLevelType w:val="multilevel"/>
    <w:tmpl w:val="5E100362"/>
    <w:lvl w:ilvl="0">
      <w:start w:val="1"/>
      <w:numFmt w:val="upperLetter"/>
      <w:pStyle w:val="NRELHead02Appendix"/>
      <w:lvlText w:val="Appendix %1."/>
      <w:lvlJc w:val="left"/>
      <w:pPr>
        <w:tabs>
          <w:tab w:val="num" w:pos="2520"/>
        </w:tabs>
        <w:ind w:left="0" w:firstLine="0"/>
      </w:pPr>
      <w:rPr>
        <w:rFonts w:hint="default"/>
      </w:rPr>
    </w:lvl>
    <w:lvl w:ilvl="1">
      <w:start w:val="1"/>
      <w:numFmt w:val="decimal"/>
      <w:pStyle w:val="NRELHead02Appendix"/>
      <w:lvlText w:val="%1.%2"/>
      <w:lvlJc w:val="left"/>
      <w:pPr>
        <w:tabs>
          <w:tab w:val="num" w:pos="72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C580FD7"/>
    <w:multiLevelType w:val="hybridMultilevel"/>
    <w:tmpl w:val="BB2C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004676">
    <w:abstractNumId w:val="11"/>
  </w:num>
  <w:num w:numId="2" w16cid:durableId="31467455">
    <w:abstractNumId w:val="15"/>
  </w:num>
  <w:num w:numId="3" w16cid:durableId="629478360">
    <w:abstractNumId w:val="20"/>
  </w:num>
  <w:num w:numId="4" w16cid:durableId="1130634790">
    <w:abstractNumId w:val="24"/>
  </w:num>
  <w:num w:numId="5" w16cid:durableId="2005425558">
    <w:abstractNumId w:val="26"/>
  </w:num>
  <w:num w:numId="6" w16cid:durableId="148910492">
    <w:abstractNumId w:val="27"/>
  </w:num>
  <w:num w:numId="7" w16cid:durableId="1461806577">
    <w:abstractNumId w:val="23"/>
  </w:num>
  <w:num w:numId="8" w16cid:durableId="1912502797">
    <w:abstractNumId w:val="23"/>
  </w:num>
  <w:num w:numId="9" w16cid:durableId="2018530818">
    <w:abstractNumId w:val="23"/>
  </w:num>
  <w:num w:numId="10" w16cid:durableId="1649164127">
    <w:abstractNumId w:val="23"/>
  </w:num>
  <w:num w:numId="11" w16cid:durableId="1157381403">
    <w:abstractNumId w:val="23"/>
  </w:num>
  <w:num w:numId="12" w16cid:durableId="697438767">
    <w:abstractNumId w:val="23"/>
  </w:num>
  <w:num w:numId="13" w16cid:durableId="678315899">
    <w:abstractNumId w:val="23"/>
  </w:num>
  <w:num w:numId="14" w16cid:durableId="2038194253">
    <w:abstractNumId w:val="23"/>
  </w:num>
  <w:num w:numId="15" w16cid:durableId="2120639267">
    <w:abstractNumId w:val="9"/>
  </w:num>
  <w:num w:numId="16" w16cid:durableId="1223712686">
    <w:abstractNumId w:val="7"/>
  </w:num>
  <w:num w:numId="17" w16cid:durableId="493255699">
    <w:abstractNumId w:val="6"/>
  </w:num>
  <w:num w:numId="18" w16cid:durableId="675421069">
    <w:abstractNumId w:val="5"/>
  </w:num>
  <w:num w:numId="19" w16cid:durableId="170683319">
    <w:abstractNumId w:val="4"/>
  </w:num>
  <w:num w:numId="20" w16cid:durableId="970012468">
    <w:abstractNumId w:val="8"/>
  </w:num>
  <w:num w:numId="21" w16cid:durableId="2093429029">
    <w:abstractNumId w:val="3"/>
  </w:num>
  <w:num w:numId="22" w16cid:durableId="546792956">
    <w:abstractNumId w:val="2"/>
  </w:num>
  <w:num w:numId="23" w16cid:durableId="1139302260">
    <w:abstractNumId w:val="1"/>
  </w:num>
  <w:num w:numId="24" w16cid:durableId="995841635">
    <w:abstractNumId w:val="0"/>
  </w:num>
  <w:num w:numId="25" w16cid:durableId="676033802">
    <w:abstractNumId w:val="32"/>
  </w:num>
  <w:num w:numId="26" w16cid:durableId="510491613">
    <w:abstractNumId w:val="14"/>
  </w:num>
  <w:num w:numId="27" w16cid:durableId="27411935">
    <w:abstractNumId w:val="18"/>
  </w:num>
  <w:num w:numId="28" w16cid:durableId="1707219542">
    <w:abstractNumId w:val="33"/>
  </w:num>
  <w:num w:numId="29" w16cid:durableId="1939098414">
    <w:abstractNumId w:val="29"/>
  </w:num>
  <w:num w:numId="30" w16cid:durableId="851535147">
    <w:abstractNumId w:val="22"/>
  </w:num>
  <w:num w:numId="31" w16cid:durableId="385177573">
    <w:abstractNumId w:val="19"/>
  </w:num>
  <w:num w:numId="32" w16cid:durableId="1620990564">
    <w:abstractNumId w:val="10"/>
  </w:num>
  <w:num w:numId="33" w16cid:durableId="1769349810">
    <w:abstractNumId w:val="17"/>
  </w:num>
  <w:num w:numId="34" w16cid:durableId="1028214662">
    <w:abstractNumId w:val="13"/>
  </w:num>
  <w:num w:numId="35" w16cid:durableId="387150463">
    <w:abstractNumId w:val="31"/>
  </w:num>
  <w:num w:numId="36" w16cid:durableId="51930832">
    <w:abstractNumId w:val="30"/>
  </w:num>
  <w:num w:numId="37" w16cid:durableId="1734545967">
    <w:abstractNumId w:val="16"/>
  </w:num>
  <w:num w:numId="38" w16cid:durableId="805395864">
    <w:abstractNumId w:val="21"/>
  </w:num>
  <w:num w:numId="39" w16cid:durableId="17883561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85564481">
    <w:abstractNumId w:val="25"/>
  </w:num>
  <w:num w:numId="41" w16cid:durableId="1092821843">
    <w:abstractNumId w:val="12"/>
  </w:num>
  <w:num w:numId="42" w16cid:durableId="807094455">
    <w:abstractNumId w:val="2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Yijin">
    <w15:presenceInfo w15:providerId="AD" w15:userId="S::yli6@nrel.gov::edae5541-7fb9-41b6-b415-ed39d6d065ce"/>
  </w15:person>
  <w15:person w15:author="Brauch, Joe">
    <w15:presenceInfo w15:providerId="AD" w15:userId="S::jbrauch@nrel.gov::ca12666d-7e87-48c5-8247-4c52ab3934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DC"/>
    <w:rsid w:val="00000F5F"/>
    <w:rsid w:val="00001258"/>
    <w:rsid w:val="000014EB"/>
    <w:rsid w:val="000027AE"/>
    <w:rsid w:val="00002ED2"/>
    <w:rsid w:val="00011465"/>
    <w:rsid w:val="00014AA1"/>
    <w:rsid w:val="00016708"/>
    <w:rsid w:val="00016F8A"/>
    <w:rsid w:val="00017D83"/>
    <w:rsid w:val="00020F25"/>
    <w:rsid w:val="00021DCF"/>
    <w:rsid w:val="00022F76"/>
    <w:rsid w:val="000237AA"/>
    <w:rsid w:val="000312B3"/>
    <w:rsid w:val="00035ECE"/>
    <w:rsid w:val="00037AF2"/>
    <w:rsid w:val="00041295"/>
    <w:rsid w:val="00041609"/>
    <w:rsid w:val="00041DA5"/>
    <w:rsid w:val="0004507C"/>
    <w:rsid w:val="00045092"/>
    <w:rsid w:val="000450E9"/>
    <w:rsid w:val="0004518D"/>
    <w:rsid w:val="000518FA"/>
    <w:rsid w:val="00052A1B"/>
    <w:rsid w:val="00053DC9"/>
    <w:rsid w:val="0006028F"/>
    <w:rsid w:val="00062D22"/>
    <w:rsid w:val="00063154"/>
    <w:rsid w:val="00065432"/>
    <w:rsid w:val="0007428C"/>
    <w:rsid w:val="00077145"/>
    <w:rsid w:val="00080440"/>
    <w:rsid w:val="000811EC"/>
    <w:rsid w:val="0008155C"/>
    <w:rsid w:val="00083D41"/>
    <w:rsid w:val="00084376"/>
    <w:rsid w:val="000846F5"/>
    <w:rsid w:val="00093E8B"/>
    <w:rsid w:val="00094CE0"/>
    <w:rsid w:val="000A1D99"/>
    <w:rsid w:val="000A78A8"/>
    <w:rsid w:val="000B0486"/>
    <w:rsid w:val="000B219D"/>
    <w:rsid w:val="000B2448"/>
    <w:rsid w:val="000B2A86"/>
    <w:rsid w:val="000B381C"/>
    <w:rsid w:val="000B3889"/>
    <w:rsid w:val="000B6748"/>
    <w:rsid w:val="000B67AC"/>
    <w:rsid w:val="000B68C4"/>
    <w:rsid w:val="000C2EE7"/>
    <w:rsid w:val="000C37C8"/>
    <w:rsid w:val="000C47A7"/>
    <w:rsid w:val="000C4977"/>
    <w:rsid w:val="000C517D"/>
    <w:rsid w:val="000C5B3E"/>
    <w:rsid w:val="000C6E1E"/>
    <w:rsid w:val="000D03CA"/>
    <w:rsid w:val="000D0EE6"/>
    <w:rsid w:val="000D1E20"/>
    <w:rsid w:val="000D726D"/>
    <w:rsid w:val="000E2E46"/>
    <w:rsid w:val="000F2229"/>
    <w:rsid w:val="000F2B0D"/>
    <w:rsid w:val="000F2FAC"/>
    <w:rsid w:val="000F5084"/>
    <w:rsid w:val="00100E83"/>
    <w:rsid w:val="001019E2"/>
    <w:rsid w:val="00102282"/>
    <w:rsid w:val="00105298"/>
    <w:rsid w:val="00105D6C"/>
    <w:rsid w:val="00110554"/>
    <w:rsid w:val="001112A8"/>
    <w:rsid w:val="00114487"/>
    <w:rsid w:val="00115DC4"/>
    <w:rsid w:val="00117CAD"/>
    <w:rsid w:val="00125DB8"/>
    <w:rsid w:val="00126389"/>
    <w:rsid w:val="00130A0B"/>
    <w:rsid w:val="00132C02"/>
    <w:rsid w:val="0013395B"/>
    <w:rsid w:val="001339FE"/>
    <w:rsid w:val="001344CD"/>
    <w:rsid w:val="00134D76"/>
    <w:rsid w:val="00137B3F"/>
    <w:rsid w:val="00147376"/>
    <w:rsid w:val="00147BA5"/>
    <w:rsid w:val="00153DAB"/>
    <w:rsid w:val="00157239"/>
    <w:rsid w:val="00157B7E"/>
    <w:rsid w:val="00160A84"/>
    <w:rsid w:val="0016206E"/>
    <w:rsid w:val="00163D12"/>
    <w:rsid w:val="00166BA4"/>
    <w:rsid w:val="00170D2C"/>
    <w:rsid w:val="001714C7"/>
    <w:rsid w:val="00172393"/>
    <w:rsid w:val="0017299B"/>
    <w:rsid w:val="00172CB6"/>
    <w:rsid w:val="00173127"/>
    <w:rsid w:val="001814A3"/>
    <w:rsid w:val="00183E0C"/>
    <w:rsid w:val="0018505A"/>
    <w:rsid w:val="00185E28"/>
    <w:rsid w:val="001A0FE5"/>
    <w:rsid w:val="001A1FB0"/>
    <w:rsid w:val="001A63E8"/>
    <w:rsid w:val="001A6493"/>
    <w:rsid w:val="001B3158"/>
    <w:rsid w:val="001B5691"/>
    <w:rsid w:val="001B6341"/>
    <w:rsid w:val="001C2762"/>
    <w:rsid w:val="001C6416"/>
    <w:rsid w:val="001D0574"/>
    <w:rsid w:val="001D6B74"/>
    <w:rsid w:val="001E0363"/>
    <w:rsid w:val="001E03F6"/>
    <w:rsid w:val="001E7494"/>
    <w:rsid w:val="001F0028"/>
    <w:rsid w:val="001F2279"/>
    <w:rsid w:val="001F303E"/>
    <w:rsid w:val="001F6F50"/>
    <w:rsid w:val="001F75A5"/>
    <w:rsid w:val="00200608"/>
    <w:rsid w:val="0020063F"/>
    <w:rsid w:val="00200CD8"/>
    <w:rsid w:val="0020324D"/>
    <w:rsid w:val="0020741B"/>
    <w:rsid w:val="00213AB9"/>
    <w:rsid w:val="00214C8C"/>
    <w:rsid w:val="00221474"/>
    <w:rsid w:val="002225C5"/>
    <w:rsid w:val="00222FAB"/>
    <w:rsid w:val="0022406C"/>
    <w:rsid w:val="00224500"/>
    <w:rsid w:val="00224694"/>
    <w:rsid w:val="002246A4"/>
    <w:rsid w:val="00233C39"/>
    <w:rsid w:val="002341A8"/>
    <w:rsid w:val="00236AC0"/>
    <w:rsid w:val="00236AF9"/>
    <w:rsid w:val="00236F0A"/>
    <w:rsid w:val="00241333"/>
    <w:rsid w:val="00245DB7"/>
    <w:rsid w:val="00245E22"/>
    <w:rsid w:val="0024687B"/>
    <w:rsid w:val="00246F09"/>
    <w:rsid w:val="002564E1"/>
    <w:rsid w:val="00257069"/>
    <w:rsid w:val="00257CEF"/>
    <w:rsid w:val="002600DE"/>
    <w:rsid w:val="00261A8C"/>
    <w:rsid w:val="002630A8"/>
    <w:rsid w:val="0026795E"/>
    <w:rsid w:val="00270123"/>
    <w:rsid w:val="0027179C"/>
    <w:rsid w:val="002728BF"/>
    <w:rsid w:val="00274412"/>
    <w:rsid w:val="0028222E"/>
    <w:rsid w:val="00286104"/>
    <w:rsid w:val="0028634F"/>
    <w:rsid w:val="00290C32"/>
    <w:rsid w:val="00292685"/>
    <w:rsid w:val="00294553"/>
    <w:rsid w:val="002955BB"/>
    <w:rsid w:val="0029701C"/>
    <w:rsid w:val="002971E2"/>
    <w:rsid w:val="00297825"/>
    <w:rsid w:val="00297C79"/>
    <w:rsid w:val="002A035A"/>
    <w:rsid w:val="002A0DE5"/>
    <w:rsid w:val="002A74F5"/>
    <w:rsid w:val="002B4574"/>
    <w:rsid w:val="002B48FA"/>
    <w:rsid w:val="002B5418"/>
    <w:rsid w:val="002B5BDF"/>
    <w:rsid w:val="002B745F"/>
    <w:rsid w:val="002C1D7A"/>
    <w:rsid w:val="002C3E94"/>
    <w:rsid w:val="002C4075"/>
    <w:rsid w:val="002C50BF"/>
    <w:rsid w:val="002C7B84"/>
    <w:rsid w:val="002D1549"/>
    <w:rsid w:val="002D18D9"/>
    <w:rsid w:val="002D2D95"/>
    <w:rsid w:val="002D3401"/>
    <w:rsid w:val="002D3FEB"/>
    <w:rsid w:val="002D4B10"/>
    <w:rsid w:val="002D62C4"/>
    <w:rsid w:val="002D7021"/>
    <w:rsid w:val="002D7F26"/>
    <w:rsid w:val="002E07B2"/>
    <w:rsid w:val="002E3E05"/>
    <w:rsid w:val="002E3E9B"/>
    <w:rsid w:val="002F1110"/>
    <w:rsid w:val="002F1322"/>
    <w:rsid w:val="002F3EF6"/>
    <w:rsid w:val="0030060C"/>
    <w:rsid w:val="003045D0"/>
    <w:rsid w:val="003056F8"/>
    <w:rsid w:val="00305D09"/>
    <w:rsid w:val="00305D5D"/>
    <w:rsid w:val="00306D78"/>
    <w:rsid w:val="003108A7"/>
    <w:rsid w:val="00320C4E"/>
    <w:rsid w:val="00321B80"/>
    <w:rsid w:val="00324DE1"/>
    <w:rsid w:val="003254F5"/>
    <w:rsid w:val="00327620"/>
    <w:rsid w:val="00334B65"/>
    <w:rsid w:val="003353A7"/>
    <w:rsid w:val="003367FD"/>
    <w:rsid w:val="00341C29"/>
    <w:rsid w:val="0034213F"/>
    <w:rsid w:val="00342E9E"/>
    <w:rsid w:val="00343D62"/>
    <w:rsid w:val="0034595D"/>
    <w:rsid w:val="003471BC"/>
    <w:rsid w:val="0034721D"/>
    <w:rsid w:val="003472BD"/>
    <w:rsid w:val="00347798"/>
    <w:rsid w:val="0035068D"/>
    <w:rsid w:val="003562F0"/>
    <w:rsid w:val="00356B97"/>
    <w:rsid w:val="003602A5"/>
    <w:rsid w:val="0036488D"/>
    <w:rsid w:val="0036510B"/>
    <w:rsid w:val="0036553F"/>
    <w:rsid w:val="00371930"/>
    <w:rsid w:val="00373F78"/>
    <w:rsid w:val="0037520A"/>
    <w:rsid w:val="00377E61"/>
    <w:rsid w:val="0038011F"/>
    <w:rsid w:val="00385FEC"/>
    <w:rsid w:val="003866C0"/>
    <w:rsid w:val="0038682C"/>
    <w:rsid w:val="0038780D"/>
    <w:rsid w:val="0039079E"/>
    <w:rsid w:val="00391281"/>
    <w:rsid w:val="00397F88"/>
    <w:rsid w:val="003A0D80"/>
    <w:rsid w:val="003A5CFB"/>
    <w:rsid w:val="003B0660"/>
    <w:rsid w:val="003B1209"/>
    <w:rsid w:val="003B42E9"/>
    <w:rsid w:val="003B4B2E"/>
    <w:rsid w:val="003B5D9D"/>
    <w:rsid w:val="003C3702"/>
    <w:rsid w:val="003C3973"/>
    <w:rsid w:val="003C4A6C"/>
    <w:rsid w:val="003C58C4"/>
    <w:rsid w:val="003D26C8"/>
    <w:rsid w:val="003D313A"/>
    <w:rsid w:val="003D45C3"/>
    <w:rsid w:val="003D48E8"/>
    <w:rsid w:val="003D4AA0"/>
    <w:rsid w:val="003D4F78"/>
    <w:rsid w:val="003D5F26"/>
    <w:rsid w:val="003E054E"/>
    <w:rsid w:val="003E1053"/>
    <w:rsid w:val="003F6041"/>
    <w:rsid w:val="003F6A2B"/>
    <w:rsid w:val="0040353A"/>
    <w:rsid w:val="00403CE3"/>
    <w:rsid w:val="00404739"/>
    <w:rsid w:val="00405333"/>
    <w:rsid w:val="004053E9"/>
    <w:rsid w:val="0040773E"/>
    <w:rsid w:val="004139B9"/>
    <w:rsid w:val="004170D1"/>
    <w:rsid w:val="004200D0"/>
    <w:rsid w:val="00423180"/>
    <w:rsid w:val="00423EF6"/>
    <w:rsid w:val="004249EA"/>
    <w:rsid w:val="00425629"/>
    <w:rsid w:val="00426AF2"/>
    <w:rsid w:val="00426CC3"/>
    <w:rsid w:val="00427999"/>
    <w:rsid w:val="00427DD3"/>
    <w:rsid w:val="00432681"/>
    <w:rsid w:val="0043708B"/>
    <w:rsid w:val="00437BFB"/>
    <w:rsid w:val="004420C8"/>
    <w:rsid w:val="00442EA9"/>
    <w:rsid w:val="00447FD8"/>
    <w:rsid w:val="00455254"/>
    <w:rsid w:val="00456A4A"/>
    <w:rsid w:val="004668B6"/>
    <w:rsid w:val="004724B0"/>
    <w:rsid w:val="00472C86"/>
    <w:rsid w:val="00474864"/>
    <w:rsid w:val="00477532"/>
    <w:rsid w:val="004803B5"/>
    <w:rsid w:val="00484DF7"/>
    <w:rsid w:val="00485ED2"/>
    <w:rsid w:val="004871DB"/>
    <w:rsid w:val="00497631"/>
    <w:rsid w:val="00497895"/>
    <w:rsid w:val="004A194B"/>
    <w:rsid w:val="004A380E"/>
    <w:rsid w:val="004A7CD2"/>
    <w:rsid w:val="004B5BE6"/>
    <w:rsid w:val="004C27D4"/>
    <w:rsid w:val="004C2CD7"/>
    <w:rsid w:val="004C4118"/>
    <w:rsid w:val="004C6608"/>
    <w:rsid w:val="004D2465"/>
    <w:rsid w:val="004D3DE9"/>
    <w:rsid w:val="004D791A"/>
    <w:rsid w:val="004E042E"/>
    <w:rsid w:val="004E0E2B"/>
    <w:rsid w:val="004E5CBC"/>
    <w:rsid w:val="004E69AA"/>
    <w:rsid w:val="004E6B35"/>
    <w:rsid w:val="004F3EDC"/>
    <w:rsid w:val="00501167"/>
    <w:rsid w:val="005017E8"/>
    <w:rsid w:val="00501A22"/>
    <w:rsid w:val="005043E1"/>
    <w:rsid w:val="00504F87"/>
    <w:rsid w:val="00505277"/>
    <w:rsid w:val="00505A61"/>
    <w:rsid w:val="005078F1"/>
    <w:rsid w:val="0051009B"/>
    <w:rsid w:val="005104DF"/>
    <w:rsid w:val="00510708"/>
    <w:rsid w:val="00512FCF"/>
    <w:rsid w:val="00513058"/>
    <w:rsid w:val="0051431F"/>
    <w:rsid w:val="00514E60"/>
    <w:rsid w:val="00520606"/>
    <w:rsid w:val="00522684"/>
    <w:rsid w:val="00523726"/>
    <w:rsid w:val="00526E8A"/>
    <w:rsid w:val="005315A6"/>
    <w:rsid w:val="00532ECB"/>
    <w:rsid w:val="00541CAB"/>
    <w:rsid w:val="00542131"/>
    <w:rsid w:val="005426ED"/>
    <w:rsid w:val="00542703"/>
    <w:rsid w:val="0054350E"/>
    <w:rsid w:val="00545B73"/>
    <w:rsid w:val="00546343"/>
    <w:rsid w:val="005471D1"/>
    <w:rsid w:val="00551222"/>
    <w:rsid w:val="0055258D"/>
    <w:rsid w:val="0055608A"/>
    <w:rsid w:val="00556D7A"/>
    <w:rsid w:val="00562871"/>
    <w:rsid w:val="00563111"/>
    <w:rsid w:val="00564325"/>
    <w:rsid w:val="0056447A"/>
    <w:rsid w:val="005649AF"/>
    <w:rsid w:val="0056593D"/>
    <w:rsid w:val="005661E9"/>
    <w:rsid w:val="0056639B"/>
    <w:rsid w:val="00566547"/>
    <w:rsid w:val="005671A8"/>
    <w:rsid w:val="00570692"/>
    <w:rsid w:val="0057079D"/>
    <w:rsid w:val="00581875"/>
    <w:rsid w:val="005820B1"/>
    <w:rsid w:val="005821C7"/>
    <w:rsid w:val="00585605"/>
    <w:rsid w:val="0059324B"/>
    <w:rsid w:val="005960F7"/>
    <w:rsid w:val="005977A1"/>
    <w:rsid w:val="005A03CF"/>
    <w:rsid w:val="005A6128"/>
    <w:rsid w:val="005A66F3"/>
    <w:rsid w:val="005A679F"/>
    <w:rsid w:val="005A7099"/>
    <w:rsid w:val="005B0E72"/>
    <w:rsid w:val="005B20D5"/>
    <w:rsid w:val="005B21EA"/>
    <w:rsid w:val="005B2875"/>
    <w:rsid w:val="005B5756"/>
    <w:rsid w:val="005B66C8"/>
    <w:rsid w:val="005C0DD8"/>
    <w:rsid w:val="005C17F2"/>
    <w:rsid w:val="005C245F"/>
    <w:rsid w:val="005C3EB8"/>
    <w:rsid w:val="005D0FE3"/>
    <w:rsid w:val="005D5D4C"/>
    <w:rsid w:val="005D7E7D"/>
    <w:rsid w:val="005E3E5D"/>
    <w:rsid w:val="005E6F30"/>
    <w:rsid w:val="005E7223"/>
    <w:rsid w:val="005E761D"/>
    <w:rsid w:val="005F00E1"/>
    <w:rsid w:val="005F3A8D"/>
    <w:rsid w:val="005F6186"/>
    <w:rsid w:val="005F6EA8"/>
    <w:rsid w:val="005F72FF"/>
    <w:rsid w:val="00603C6F"/>
    <w:rsid w:val="00605790"/>
    <w:rsid w:val="006125CC"/>
    <w:rsid w:val="00613D2F"/>
    <w:rsid w:val="006143A2"/>
    <w:rsid w:val="006146FF"/>
    <w:rsid w:val="00614F55"/>
    <w:rsid w:val="00615F81"/>
    <w:rsid w:val="00617060"/>
    <w:rsid w:val="00621D4D"/>
    <w:rsid w:val="00621EA2"/>
    <w:rsid w:val="00625787"/>
    <w:rsid w:val="00625F38"/>
    <w:rsid w:val="0063234A"/>
    <w:rsid w:val="00642D57"/>
    <w:rsid w:val="00642D71"/>
    <w:rsid w:val="00643FC9"/>
    <w:rsid w:val="0065096E"/>
    <w:rsid w:val="0065116B"/>
    <w:rsid w:val="00651DF9"/>
    <w:rsid w:val="00654E1E"/>
    <w:rsid w:val="006557AC"/>
    <w:rsid w:val="0065791F"/>
    <w:rsid w:val="006625B6"/>
    <w:rsid w:val="0067118A"/>
    <w:rsid w:val="0067219A"/>
    <w:rsid w:val="0067223E"/>
    <w:rsid w:val="006722BA"/>
    <w:rsid w:val="00674188"/>
    <w:rsid w:val="00682224"/>
    <w:rsid w:val="006844E6"/>
    <w:rsid w:val="00686702"/>
    <w:rsid w:val="00686F88"/>
    <w:rsid w:val="0069090C"/>
    <w:rsid w:val="00691776"/>
    <w:rsid w:val="00693CDB"/>
    <w:rsid w:val="006969A6"/>
    <w:rsid w:val="00696DEF"/>
    <w:rsid w:val="006A2292"/>
    <w:rsid w:val="006A7B13"/>
    <w:rsid w:val="006B20E7"/>
    <w:rsid w:val="006B625C"/>
    <w:rsid w:val="006B7D0D"/>
    <w:rsid w:val="006C1F85"/>
    <w:rsid w:val="006C2BF0"/>
    <w:rsid w:val="006C2BF2"/>
    <w:rsid w:val="006C33BF"/>
    <w:rsid w:val="006C6AC7"/>
    <w:rsid w:val="006C7476"/>
    <w:rsid w:val="006D113A"/>
    <w:rsid w:val="006D1517"/>
    <w:rsid w:val="006D52E1"/>
    <w:rsid w:val="006D71EB"/>
    <w:rsid w:val="006E2CAA"/>
    <w:rsid w:val="006E476F"/>
    <w:rsid w:val="006E672B"/>
    <w:rsid w:val="006F0582"/>
    <w:rsid w:val="00701BCE"/>
    <w:rsid w:val="007034E1"/>
    <w:rsid w:val="00703B2B"/>
    <w:rsid w:val="00704EAD"/>
    <w:rsid w:val="00706CF9"/>
    <w:rsid w:val="0071076A"/>
    <w:rsid w:val="00710B4D"/>
    <w:rsid w:val="007118D0"/>
    <w:rsid w:val="00712AB9"/>
    <w:rsid w:val="00713FFD"/>
    <w:rsid w:val="00721606"/>
    <w:rsid w:val="00722869"/>
    <w:rsid w:val="00723C15"/>
    <w:rsid w:val="007306DF"/>
    <w:rsid w:val="00730E9D"/>
    <w:rsid w:val="007337CF"/>
    <w:rsid w:val="00736AC1"/>
    <w:rsid w:val="00736D7E"/>
    <w:rsid w:val="00745426"/>
    <w:rsid w:val="00750F81"/>
    <w:rsid w:val="007524E3"/>
    <w:rsid w:val="0075550D"/>
    <w:rsid w:val="00757116"/>
    <w:rsid w:val="007572EF"/>
    <w:rsid w:val="0075739F"/>
    <w:rsid w:val="0075764E"/>
    <w:rsid w:val="00761EE7"/>
    <w:rsid w:val="00762545"/>
    <w:rsid w:val="007649E9"/>
    <w:rsid w:val="00764C1E"/>
    <w:rsid w:val="00766B7C"/>
    <w:rsid w:val="00767DA8"/>
    <w:rsid w:val="00774294"/>
    <w:rsid w:val="007745A1"/>
    <w:rsid w:val="00784141"/>
    <w:rsid w:val="007857A8"/>
    <w:rsid w:val="007862DA"/>
    <w:rsid w:val="00787617"/>
    <w:rsid w:val="00793669"/>
    <w:rsid w:val="007950AA"/>
    <w:rsid w:val="00796486"/>
    <w:rsid w:val="00796DBB"/>
    <w:rsid w:val="007A3C01"/>
    <w:rsid w:val="007A668B"/>
    <w:rsid w:val="007A6A2C"/>
    <w:rsid w:val="007A7A30"/>
    <w:rsid w:val="007A7B56"/>
    <w:rsid w:val="007B0A6D"/>
    <w:rsid w:val="007B289E"/>
    <w:rsid w:val="007B2F16"/>
    <w:rsid w:val="007B66F8"/>
    <w:rsid w:val="007B6EC9"/>
    <w:rsid w:val="007D374B"/>
    <w:rsid w:val="007D5EE5"/>
    <w:rsid w:val="007D6382"/>
    <w:rsid w:val="007D6A83"/>
    <w:rsid w:val="007E2939"/>
    <w:rsid w:val="007E3E20"/>
    <w:rsid w:val="007E5CE6"/>
    <w:rsid w:val="007E7CBD"/>
    <w:rsid w:val="007F5E1E"/>
    <w:rsid w:val="00802371"/>
    <w:rsid w:val="008035FC"/>
    <w:rsid w:val="0081115C"/>
    <w:rsid w:val="00811BA1"/>
    <w:rsid w:val="0081439E"/>
    <w:rsid w:val="00816D1C"/>
    <w:rsid w:val="00821114"/>
    <w:rsid w:val="0082405F"/>
    <w:rsid w:val="0082479A"/>
    <w:rsid w:val="00827C3F"/>
    <w:rsid w:val="008356A4"/>
    <w:rsid w:val="008442F7"/>
    <w:rsid w:val="00845B03"/>
    <w:rsid w:val="00846E33"/>
    <w:rsid w:val="00850AA4"/>
    <w:rsid w:val="00857A14"/>
    <w:rsid w:val="008652AA"/>
    <w:rsid w:val="00865886"/>
    <w:rsid w:val="0086709C"/>
    <w:rsid w:val="00870BDC"/>
    <w:rsid w:val="008748D7"/>
    <w:rsid w:val="00875A49"/>
    <w:rsid w:val="00880495"/>
    <w:rsid w:val="00882AC2"/>
    <w:rsid w:val="008919E6"/>
    <w:rsid w:val="00891C13"/>
    <w:rsid w:val="00895A82"/>
    <w:rsid w:val="00897115"/>
    <w:rsid w:val="008A0449"/>
    <w:rsid w:val="008A14A9"/>
    <w:rsid w:val="008A43FF"/>
    <w:rsid w:val="008A4736"/>
    <w:rsid w:val="008A5935"/>
    <w:rsid w:val="008B044E"/>
    <w:rsid w:val="008B13A5"/>
    <w:rsid w:val="008B20B9"/>
    <w:rsid w:val="008B3886"/>
    <w:rsid w:val="008B3B05"/>
    <w:rsid w:val="008B41B0"/>
    <w:rsid w:val="008B4B04"/>
    <w:rsid w:val="008B77CC"/>
    <w:rsid w:val="008C0E51"/>
    <w:rsid w:val="008C2C36"/>
    <w:rsid w:val="008C3216"/>
    <w:rsid w:val="008C5919"/>
    <w:rsid w:val="008C63AE"/>
    <w:rsid w:val="008D03E8"/>
    <w:rsid w:val="008D686E"/>
    <w:rsid w:val="008E01B3"/>
    <w:rsid w:val="008F0E5B"/>
    <w:rsid w:val="008F2198"/>
    <w:rsid w:val="008F5939"/>
    <w:rsid w:val="00900217"/>
    <w:rsid w:val="00900354"/>
    <w:rsid w:val="00900F30"/>
    <w:rsid w:val="00904390"/>
    <w:rsid w:val="00906A7B"/>
    <w:rsid w:val="00907FD0"/>
    <w:rsid w:val="00910902"/>
    <w:rsid w:val="00911C1C"/>
    <w:rsid w:val="009120B1"/>
    <w:rsid w:val="00912B76"/>
    <w:rsid w:val="0091354B"/>
    <w:rsid w:val="00914AF3"/>
    <w:rsid w:val="0091703A"/>
    <w:rsid w:val="00920373"/>
    <w:rsid w:val="00926B95"/>
    <w:rsid w:val="00930777"/>
    <w:rsid w:val="00930B82"/>
    <w:rsid w:val="00934D6A"/>
    <w:rsid w:val="0093693C"/>
    <w:rsid w:val="00940019"/>
    <w:rsid w:val="0095060C"/>
    <w:rsid w:val="00950F33"/>
    <w:rsid w:val="00962F3F"/>
    <w:rsid w:val="00964512"/>
    <w:rsid w:val="00964689"/>
    <w:rsid w:val="00965735"/>
    <w:rsid w:val="00966DB6"/>
    <w:rsid w:val="00970AFF"/>
    <w:rsid w:val="00971529"/>
    <w:rsid w:val="009717B3"/>
    <w:rsid w:val="00973223"/>
    <w:rsid w:val="00974C96"/>
    <w:rsid w:val="009762CC"/>
    <w:rsid w:val="00977E0D"/>
    <w:rsid w:val="00981247"/>
    <w:rsid w:val="00981B88"/>
    <w:rsid w:val="00982D93"/>
    <w:rsid w:val="00984B9B"/>
    <w:rsid w:val="0098500D"/>
    <w:rsid w:val="00987EB8"/>
    <w:rsid w:val="0099253E"/>
    <w:rsid w:val="009931BE"/>
    <w:rsid w:val="00997B36"/>
    <w:rsid w:val="00997B65"/>
    <w:rsid w:val="00997BD4"/>
    <w:rsid w:val="009A3D7D"/>
    <w:rsid w:val="009A6563"/>
    <w:rsid w:val="009C0190"/>
    <w:rsid w:val="009C2FF7"/>
    <w:rsid w:val="009C3168"/>
    <w:rsid w:val="009C35D3"/>
    <w:rsid w:val="009C435A"/>
    <w:rsid w:val="009C451E"/>
    <w:rsid w:val="009C5B08"/>
    <w:rsid w:val="009D04DD"/>
    <w:rsid w:val="009D46BD"/>
    <w:rsid w:val="009D67A9"/>
    <w:rsid w:val="009E06E3"/>
    <w:rsid w:val="009E10CB"/>
    <w:rsid w:val="009E1FF1"/>
    <w:rsid w:val="009E2552"/>
    <w:rsid w:val="009E399B"/>
    <w:rsid w:val="009E4912"/>
    <w:rsid w:val="009E5131"/>
    <w:rsid w:val="009E6D16"/>
    <w:rsid w:val="009E7091"/>
    <w:rsid w:val="00A03C04"/>
    <w:rsid w:val="00A0484B"/>
    <w:rsid w:val="00A11A11"/>
    <w:rsid w:val="00A129BC"/>
    <w:rsid w:val="00A135ED"/>
    <w:rsid w:val="00A1362F"/>
    <w:rsid w:val="00A13DA8"/>
    <w:rsid w:val="00A15DB2"/>
    <w:rsid w:val="00A179C5"/>
    <w:rsid w:val="00A319B7"/>
    <w:rsid w:val="00A31B2C"/>
    <w:rsid w:val="00A33839"/>
    <w:rsid w:val="00A338CD"/>
    <w:rsid w:val="00A35174"/>
    <w:rsid w:val="00A359E8"/>
    <w:rsid w:val="00A366D0"/>
    <w:rsid w:val="00A36D5E"/>
    <w:rsid w:val="00A42C13"/>
    <w:rsid w:val="00A509A7"/>
    <w:rsid w:val="00A513D8"/>
    <w:rsid w:val="00A520AA"/>
    <w:rsid w:val="00A54539"/>
    <w:rsid w:val="00A56A6C"/>
    <w:rsid w:val="00A57276"/>
    <w:rsid w:val="00A615F6"/>
    <w:rsid w:val="00A61FEB"/>
    <w:rsid w:val="00A61FED"/>
    <w:rsid w:val="00A62402"/>
    <w:rsid w:val="00A62E59"/>
    <w:rsid w:val="00A65632"/>
    <w:rsid w:val="00A674D8"/>
    <w:rsid w:val="00A70F08"/>
    <w:rsid w:val="00A72BA6"/>
    <w:rsid w:val="00A732E7"/>
    <w:rsid w:val="00A7386F"/>
    <w:rsid w:val="00A74F61"/>
    <w:rsid w:val="00A75782"/>
    <w:rsid w:val="00A81A48"/>
    <w:rsid w:val="00A81B6E"/>
    <w:rsid w:val="00A86AE3"/>
    <w:rsid w:val="00A90E5B"/>
    <w:rsid w:val="00A94DA4"/>
    <w:rsid w:val="00A97BAC"/>
    <w:rsid w:val="00A97FE0"/>
    <w:rsid w:val="00AA017A"/>
    <w:rsid w:val="00AA4CC8"/>
    <w:rsid w:val="00AA65E5"/>
    <w:rsid w:val="00AA66F2"/>
    <w:rsid w:val="00AA6F8D"/>
    <w:rsid w:val="00AA77ED"/>
    <w:rsid w:val="00AB2056"/>
    <w:rsid w:val="00AB5400"/>
    <w:rsid w:val="00AB6892"/>
    <w:rsid w:val="00AC1D3E"/>
    <w:rsid w:val="00AC2971"/>
    <w:rsid w:val="00AC2DE6"/>
    <w:rsid w:val="00AC4838"/>
    <w:rsid w:val="00AC4DF8"/>
    <w:rsid w:val="00AC683A"/>
    <w:rsid w:val="00AC6B72"/>
    <w:rsid w:val="00AC7215"/>
    <w:rsid w:val="00AD20BA"/>
    <w:rsid w:val="00AD56E9"/>
    <w:rsid w:val="00AD5FF2"/>
    <w:rsid w:val="00AD69A4"/>
    <w:rsid w:val="00AD6F35"/>
    <w:rsid w:val="00AE16D8"/>
    <w:rsid w:val="00AE2A99"/>
    <w:rsid w:val="00AE6688"/>
    <w:rsid w:val="00AF0045"/>
    <w:rsid w:val="00AF2ECB"/>
    <w:rsid w:val="00AF3A50"/>
    <w:rsid w:val="00AF6C6D"/>
    <w:rsid w:val="00B03B09"/>
    <w:rsid w:val="00B0472D"/>
    <w:rsid w:val="00B0500D"/>
    <w:rsid w:val="00B05A44"/>
    <w:rsid w:val="00B05ACB"/>
    <w:rsid w:val="00B1070A"/>
    <w:rsid w:val="00B134A5"/>
    <w:rsid w:val="00B21161"/>
    <w:rsid w:val="00B21D3F"/>
    <w:rsid w:val="00B23708"/>
    <w:rsid w:val="00B239D9"/>
    <w:rsid w:val="00B2754D"/>
    <w:rsid w:val="00B306DB"/>
    <w:rsid w:val="00B3695C"/>
    <w:rsid w:val="00B37805"/>
    <w:rsid w:val="00B40209"/>
    <w:rsid w:val="00B40D44"/>
    <w:rsid w:val="00B4191C"/>
    <w:rsid w:val="00B43719"/>
    <w:rsid w:val="00B4487F"/>
    <w:rsid w:val="00B4521C"/>
    <w:rsid w:val="00B520A2"/>
    <w:rsid w:val="00B53101"/>
    <w:rsid w:val="00B54F41"/>
    <w:rsid w:val="00B55461"/>
    <w:rsid w:val="00B612C9"/>
    <w:rsid w:val="00B6230C"/>
    <w:rsid w:val="00B628D4"/>
    <w:rsid w:val="00B659DB"/>
    <w:rsid w:val="00B6722B"/>
    <w:rsid w:val="00B67EAC"/>
    <w:rsid w:val="00B70A36"/>
    <w:rsid w:val="00B7198E"/>
    <w:rsid w:val="00B80910"/>
    <w:rsid w:val="00B80E61"/>
    <w:rsid w:val="00B81D0D"/>
    <w:rsid w:val="00B84566"/>
    <w:rsid w:val="00B91DEC"/>
    <w:rsid w:val="00B94635"/>
    <w:rsid w:val="00B9512A"/>
    <w:rsid w:val="00B970FC"/>
    <w:rsid w:val="00BA04DB"/>
    <w:rsid w:val="00BA3FE5"/>
    <w:rsid w:val="00BA517E"/>
    <w:rsid w:val="00BA6D1C"/>
    <w:rsid w:val="00BB2B17"/>
    <w:rsid w:val="00BB3A4F"/>
    <w:rsid w:val="00BB581F"/>
    <w:rsid w:val="00BB6B5D"/>
    <w:rsid w:val="00BB7AEC"/>
    <w:rsid w:val="00BC08B1"/>
    <w:rsid w:val="00BC13DE"/>
    <w:rsid w:val="00BC1CB6"/>
    <w:rsid w:val="00BC395C"/>
    <w:rsid w:val="00BC39EB"/>
    <w:rsid w:val="00BC5C4E"/>
    <w:rsid w:val="00BC5CFC"/>
    <w:rsid w:val="00BC5D39"/>
    <w:rsid w:val="00BD1F0F"/>
    <w:rsid w:val="00BD51C3"/>
    <w:rsid w:val="00BE3563"/>
    <w:rsid w:val="00BE36C5"/>
    <w:rsid w:val="00BE372E"/>
    <w:rsid w:val="00BE4B11"/>
    <w:rsid w:val="00BE5646"/>
    <w:rsid w:val="00BF260C"/>
    <w:rsid w:val="00BF3700"/>
    <w:rsid w:val="00BF4B48"/>
    <w:rsid w:val="00BF6FC4"/>
    <w:rsid w:val="00BF754E"/>
    <w:rsid w:val="00C05DED"/>
    <w:rsid w:val="00C068A8"/>
    <w:rsid w:val="00C1521B"/>
    <w:rsid w:val="00C173C2"/>
    <w:rsid w:val="00C17617"/>
    <w:rsid w:val="00C20F79"/>
    <w:rsid w:val="00C2200E"/>
    <w:rsid w:val="00C2292E"/>
    <w:rsid w:val="00C22B28"/>
    <w:rsid w:val="00C236EE"/>
    <w:rsid w:val="00C25048"/>
    <w:rsid w:val="00C251D6"/>
    <w:rsid w:val="00C279B3"/>
    <w:rsid w:val="00C30247"/>
    <w:rsid w:val="00C331B1"/>
    <w:rsid w:val="00C33EF0"/>
    <w:rsid w:val="00C3462D"/>
    <w:rsid w:val="00C350B1"/>
    <w:rsid w:val="00C35528"/>
    <w:rsid w:val="00C35A37"/>
    <w:rsid w:val="00C35DCD"/>
    <w:rsid w:val="00C375A2"/>
    <w:rsid w:val="00C42259"/>
    <w:rsid w:val="00C4438B"/>
    <w:rsid w:val="00C47294"/>
    <w:rsid w:val="00C528D9"/>
    <w:rsid w:val="00C529D1"/>
    <w:rsid w:val="00C531B4"/>
    <w:rsid w:val="00C53BF3"/>
    <w:rsid w:val="00C5513E"/>
    <w:rsid w:val="00C57E7D"/>
    <w:rsid w:val="00C643EC"/>
    <w:rsid w:val="00C6501F"/>
    <w:rsid w:val="00C727C3"/>
    <w:rsid w:val="00C72E44"/>
    <w:rsid w:val="00C749D7"/>
    <w:rsid w:val="00C75A5F"/>
    <w:rsid w:val="00C80CD3"/>
    <w:rsid w:val="00C816B2"/>
    <w:rsid w:val="00C834BE"/>
    <w:rsid w:val="00C84B70"/>
    <w:rsid w:val="00C85629"/>
    <w:rsid w:val="00C874E5"/>
    <w:rsid w:val="00C952EA"/>
    <w:rsid w:val="00C95E0E"/>
    <w:rsid w:val="00CA086C"/>
    <w:rsid w:val="00CA1508"/>
    <w:rsid w:val="00CA3D8E"/>
    <w:rsid w:val="00CA4704"/>
    <w:rsid w:val="00CA5867"/>
    <w:rsid w:val="00CB0169"/>
    <w:rsid w:val="00CB0898"/>
    <w:rsid w:val="00CB183E"/>
    <w:rsid w:val="00CB2B41"/>
    <w:rsid w:val="00CB5573"/>
    <w:rsid w:val="00CC6239"/>
    <w:rsid w:val="00CC65AC"/>
    <w:rsid w:val="00CC69DE"/>
    <w:rsid w:val="00CC7A0A"/>
    <w:rsid w:val="00CD0D3D"/>
    <w:rsid w:val="00CE238F"/>
    <w:rsid w:val="00CE27B0"/>
    <w:rsid w:val="00CE421A"/>
    <w:rsid w:val="00CF3AD9"/>
    <w:rsid w:val="00CF4A6F"/>
    <w:rsid w:val="00CF4A7C"/>
    <w:rsid w:val="00CF4DC3"/>
    <w:rsid w:val="00CF4F13"/>
    <w:rsid w:val="00CF5AA2"/>
    <w:rsid w:val="00CF75C2"/>
    <w:rsid w:val="00D00C74"/>
    <w:rsid w:val="00D00F28"/>
    <w:rsid w:val="00D0171C"/>
    <w:rsid w:val="00D01F37"/>
    <w:rsid w:val="00D03FD4"/>
    <w:rsid w:val="00D07C86"/>
    <w:rsid w:val="00D12EB2"/>
    <w:rsid w:val="00D16F18"/>
    <w:rsid w:val="00D209CA"/>
    <w:rsid w:val="00D20CC8"/>
    <w:rsid w:val="00D234FE"/>
    <w:rsid w:val="00D26B32"/>
    <w:rsid w:val="00D3120E"/>
    <w:rsid w:val="00D33DA2"/>
    <w:rsid w:val="00D34114"/>
    <w:rsid w:val="00D406B6"/>
    <w:rsid w:val="00D42D47"/>
    <w:rsid w:val="00D54E79"/>
    <w:rsid w:val="00D55D94"/>
    <w:rsid w:val="00D5793E"/>
    <w:rsid w:val="00D60186"/>
    <w:rsid w:val="00D608F7"/>
    <w:rsid w:val="00D61180"/>
    <w:rsid w:val="00D62242"/>
    <w:rsid w:val="00D63FE6"/>
    <w:rsid w:val="00D65F83"/>
    <w:rsid w:val="00D7128E"/>
    <w:rsid w:val="00D71573"/>
    <w:rsid w:val="00D75A53"/>
    <w:rsid w:val="00D83E63"/>
    <w:rsid w:val="00D842CE"/>
    <w:rsid w:val="00D862A9"/>
    <w:rsid w:val="00D86C51"/>
    <w:rsid w:val="00D907FA"/>
    <w:rsid w:val="00D90C05"/>
    <w:rsid w:val="00D940A4"/>
    <w:rsid w:val="00D96E25"/>
    <w:rsid w:val="00DA15AF"/>
    <w:rsid w:val="00DA22B1"/>
    <w:rsid w:val="00DA2F8D"/>
    <w:rsid w:val="00DA3120"/>
    <w:rsid w:val="00DA3B80"/>
    <w:rsid w:val="00DB341F"/>
    <w:rsid w:val="00DB7359"/>
    <w:rsid w:val="00DC12D8"/>
    <w:rsid w:val="00DC1636"/>
    <w:rsid w:val="00DC4823"/>
    <w:rsid w:val="00DC4C15"/>
    <w:rsid w:val="00DC6736"/>
    <w:rsid w:val="00DD094B"/>
    <w:rsid w:val="00DD0DF3"/>
    <w:rsid w:val="00DD3573"/>
    <w:rsid w:val="00DD6A7E"/>
    <w:rsid w:val="00DE1E47"/>
    <w:rsid w:val="00DE34BF"/>
    <w:rsid w:val="00DE5EFE"/>
    <w:rsid w:val="00DE62F6"/>
    <w:rsid w:val="00DE6AA9"/>
    <w:rsid w:val="00DE7F15"/>
    <w:rsid w:val="00DF5C73"/>
    <w:rsid w:val="00DF5CF7"/>
    <w:rsid w:val="00DF7A31"/>
    <w:rsid w:val="00DF7D74"/>
    <w:rsid w:val="00E02CDC"/>
    <w:rsid w:val="00E03F0C"/>
    <w:rsid w:val="00E05A33"/>
    <w:rsid w:val="00E06D0F"/>
    <w:rsid w:val="00E07792"/>
    <w:rsid w:val="00E12768"/>
    <w:rsid w:val="00E15EFA"/>
    <w:rsid w:val="00E22189"/>
    <w:rsid w:val="00E22BB8"/>
    <w:rsid w:val="00E26469"/>
    <w:rsid w:val="00E305AC"/>
    <w:rsid w:val="00E30A03"/>
    <w:rsid w:val="00E3111A"/>
    <w:rsid w:val="00E31F86"/>
    <w:rsid w:val="00E32F39"/>
    <w:rsid w:val="00E34B10"/>
    <w:rsid w:val="00E357F3"/>
    <w:rsid w:val="00E4069C"/>
    <w:rsid w:val="00E406CB"/>
    <w:rsid w:val="00E42035"/>
    <w:rsid w:val="00E42165"/>
    <w:rsid w:val="00E46777"/>
    <w:rsid w:val="00E51029"/>
    <w:rsid w:val="00E52B28"/>
    <w:rsid w:val="00E71970"/>
    <w:rsid w:val="00E73F7F"/>
    <w:rsid w:val="00E7549C"/>
    <w:rsid w:val="00E76A3B"/>
    <w:rsid w:val="00E81BE2"/>
    <w:rsid w:val="00E8749A"/>
    <w:rsid w:val="00E965F8"/>
    <w:rsid w:val="00EA0C6E"/>
    <w:rsid w:val="00EA77AA"/>
    <w:rsid w:val="00EB0761"/>
    <w:rsid w:val="00EB08C5"/>
    <w:rsid w:val="00EB2031"/>
    <w:rsid w:val="00EC38E2"/>
    <w:rsid w:val="00EC4733"/>
    <w:rsid w:val="00EC5270"/>
    <w:rsid w:val="00ED595E"/>
    <w:rsid w:val="00ED7F0C"/>
    <w:rsid w:val="00EE2CC3"/>
    <w:rsid w:val="00EE3472"/>
    <w:rsid w:val="00EE43F5"/>
    <w:rsid w:val="00EE5A80"/>
    <w:rsid w:val="00EE5FCF"/>
    <w:rsid w:val="00EF006F"/>
    <w:rsid w:val="00EF07F2"/>
    <w:rsid w:val="00EF09DB"/>
    <w:rsid w:val="00EF65F0"/>
    <w:rsid w:val="00EF6A38"/>
    <w:rsid w:val="00F00F8B"/>
    <w:rsid w:val="00F0324C"/>
    <w:rsid w:val="00F0490F"/>
    <w:rsid w:val="00F109FC"/>
    <w:rsid w:val="00F112E3"/>
    <w:rsid w:val="00F23DE4"/>
    <w:rsid w:val="00F243D7"/>
    <w:rsid w:val="00F24879"/>
    <w:rsid w:val="00F24F0E"/>
    <w:rsid w:val="00F31E69"/>
    <w:rsid w:val="00F3239B"/>
    <w:rsid w:val="00F32B96"/>
    <w:rsid w:val="00F32EFE"/>
    <w:rsid w:val="00F45751"/>
    <w:rsid w:val="00F470D8"/>
    <w:rsid w:val="00F47D38"/>
    <w:rsid w:val="00F51AC0"/>
    <w:rsid w:val="00F54F96"/>
    <w:rsid w:val="00F622A2"/>
    <w:rsid w:val="00F6515B"/>
    <w:rsid w:val="00F65932"/>
    <w:rsid w:val="00F66A9E"/>
    <w:rsid w:val="00F66C6A"/>
    <w:rsid w:val="00F670D0"/>
    <w:rsid w:val="00F72FE7"/>
    <w:rsid w:val="00F74391"/>
    <w:rsid w:val="00F752A4"/>
    <w:rsid w:val="00F80322"/>
    <w:rsid w:val="00F805D1"/>
    <w:rsid w:val="00F83790"/>
    <w:rsid w:val="00F86BF7"/>
    <w:rsid w:val="00F911FF"/>
    <w:rsid w:val="00F9350C"/>
    <w:rsid w:val="00F93AF1"/>
    <w:rsid w:val="00FA1382"/>
    <w:rsid w:val="00FA1681"/>
    <w:rsid w:val="00FA18BA"/>
    <w:rsid w:val="00FA56FC"/>
    <w:rsid w:val="00FA58E7"/>
    <w:rsid w:val="00FA6B4D"/>
    <w:rsid w:val="00FB74AB"/>
    <w:rsid w:val="00FC01F2"/>
    <w:rsid w:val="00FC419F"/>
    <w:rsid w:val="00FC7282"/>
    <w:rsid w:val="00FD3135"/>
    <w:rsid w:val="00FE183A"/>
    <w:rsid w:val="00FE2630"/>
    <w:rsid w:val="00FE7196"/>
    <w:rsid w:val="00FF29AF"/>
    <w:rsid w:val="00FF514E"/>
    <w:rsid w:val="00FF6216"/>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BCC1B"/>
  <w15:docId w15:val="{A5A9EFF4-1B1C-4148-950A-B8CD209F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1EB"/>
    <w:rPr>
      <w:sz w:val="24"/>
      <w:szCs w:val="24"/>
    </w:rPr>
  </w:style>
  <w:style w:type="paragraph" w:styleId="Heading1">
    <w:name w:val="heading 1"/>
    <w:basedOn w:val="Normal"/>
    <w:next w:val="Normal"/>
    <w:link w:val="Heading1Char"/>
    <w:uiPriority w:val="9"/>
    <w:qFormat/>
    <w:rsid w:val="0020324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20324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20324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20324D"/>
    <w:pPr>
      <w:keepNext/>
      <w:spacing w:before="240" w:after="60"/>
      <w:outlineLvl w:val="3"/>
    </w:pPr>
    <w:rPr>
      <w:b/>
      <w:bCs/>
      <w:sz w:val="28"/>
      <w:szCs w:val="28"/>
    </w:rPr>
  </w:style>
  <w:style w:type="paragraph" w:styleId="Heading5">
    <w:name w:val="heading 5"/>
    <w:basedOn w:val="Normal"/>
    <w:next w:val="Normal"/>
    <w:link w:val="Heading5Char"/>
    <w:uiPriority w:val="9"/>
    <w:qFormat/>
    <w:rsid w:val="0020324D"/>
    <w:pPr>
      <w:spacing w:before="240" w:after="60"/>
      <w:outlineLvl w:val="4"/>
    </w:pPr>
    <w:rPr>
      <w:b/>
      <w:bCs/>
      <w:i/>
      <w:iCs/>
      <w:sz w:val="26"/>
      <w:szCs w:val="26"/>
    </w:rPr>
  </w:style>
  <w:style w:type="paragraph" w:styleId="Heading6">
    <w:name w:val="heading 6"/>
    <w:basedOn w:val="Normal"/>
    <w:next w:val="Normal"/>
    <w:link w:val="Heading6Char"/>
    <w:uiPriority w:val="9"/>
    <w:qFormat/>
    <w:rsid w:val="0020324D"/>
    <w:pPr>
      <w:spacing w:before="240" w:after="60"/>
      <w:outlineLvl w:val="5"/>
    </w:pPr>
    <w:rPr>
      <w:b/>
      <w:bCs/>
      <w:sz w:val="22"/>
      <w:szCs w:val="22"/>
    </w:rPr>
  </w:style>
  <w:style w:type="paragraph" w:styleId="Heading7">
    <w:name w:val="heading 7"/>
    <w:basedOn w:val="Normal"/>
    <w:next w:val="Normal"/>
    <w:link w:val="Heading7Char"/>
    <w:uiPriority w:val="9"/>
    <w:qFormat/>
    <w:rsid w:val="0020324D"/>
    <w:pPr>
      <w:spacing w:before="240" w:after="60"/>
      <w:outlineLvl w:val="6"/>
    </w:pPr>
  </w:style>
  <w:style w:type="paragraph" w:styleId="Heading8">
    <w:name w:val="heading 8"/>
    <w:basedOn w:val="Normal"/>
    <w:next w:val="Normal"/>
    <w:link w:val="Heading8Char"/>
    <w:uiPriority w:val="9"/>
    <w:qFormat/>
    <w:rsid w:val="0020324D"/>
    <w:pPr>
      <w:numPr>
        <w:ilvl w:val="7"/>
        <w:numId w:val="7"/>
      </w:numPr>
      <w:spacing w:before="240" w:after="60"/>
      <w:outlineLvl w:val="7"/>
    </w:pPr>
    <w:rPr>
      <w:i/>
      <w:iCs/>
    </w:rPr>
  </w:style>
  <w:style w:type="paragraph" w:styleId="Heading9">
    <w:name w:val="heading 9"/>
    <w:basedOn w:val="Normal"/>
    <w:next w:val="Normal"/>
    <w:link w:val="Heading9Char"/>
    <w:uiPriority w:val="9"/>
    <w:qFormat/>
    <w:rsid w:val="0020324D"/>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4D"/>
    <w:rPr>
      <w:rFonts w:ascii="Arial" w:hAnsi="Arial" w:cs="Arial"/>
      <w:b/>
      <w:bCs/>
      <w:kern w:val="32"/>
      <w:sz w:val="32"/>
      <w:szCs w:val="32"/>
    </w:rPr>
  </w:style>
  <w:style w:type="character" w:customStyle="1" w:styleId="Heading2Char">
    <w:name w:val="Heading 2 Char"/>
    <w:basedOn w:val="DefaultParagraphFont"/>
    <w:link w:val="Heading2"/>
    <w:uiPriority w:val="9"/>
    <w:rsid w:val="0020324D"/>
    <w:rPr>
      <w:rFonts w:ascii="Arial" w:hAnsi="Arial" w:cs="Arial"/>
      <w:b/>
      <w:bCs/>
      <w:i/>
      <w:iCs/>
      <w:sz w:val="28"/>
      <w:szCs w:val="28"/>
    </w:rPr>
  </w:style>
  <w:style w:type="character" w:customStyle="1" w:styleId="Heading4Char">
    <w:name w:val="Heading 4 Char"/>
    <w:basedOn w:val="DefaultParagraphFont"/>
    <w:link w:val="Heading4"/>
    <w:uiPriority w:val="9"/>
    <w:rsid w:val="0020324D"/>
    <w:rPr>
      <w:b/>
      <w:bCs/>
      <w:sz w:val="28"/>
      <w:szCs w:val="28"/>
    </w:rPr>
  </w:style>
  <w:style w:type="character" w:customStyle="1" w:styleId="Heading5Char">
    <w:name w:val="Heading 5 Char"/>
    <w:basedOn w:val="DefaultParagraphFont"/>
    <w:link w:val="Heading5"/>
    <w:uiPriority w:val="9"/>
    <w:rsid w:val="0020324D"/>
    <w:rPr>
      <w:b/>
      <w:bCs/>
      <w:i/>
      <w:iCs/>
      <w:sz w:val="26"/>
      <w:szCs w:val="26"/>
    </w:rPr>
  </w:style>
  <w:style w:type="character" w:customStyle="1" w:styleId="Heading6Char">
    <w:name w:val="Heading 6 Char"/>
    <w:basedOn w:val="DefaultParagraphFont"/>
    <w:link w:val="Heading6"/>
    <w:uiPriority w:val="9"/>
    <w:rsid w:val="0020324D"/>
    <w:rPr>
      <w:b/>
      <w:bCs/>
      <w:sz w:val="22"/>
      <w:szCs w:val="22"/>
    </w:rPr>
  </w:style>
  <w:style w:type="character" w:customStyle="1" w:styleId="Heading7Char">
    <w:name w:val="Heading 7 Char"/>
    <w:basedOn w:val="DefaultParagraphFont"/>
    <w:link w:val="Heading7"/>
    <w:uiPriority w:val="9"/>
    <w:rsid w:val="0020324D"/>
    <w:rPr>
      <w:sz w:val="24"/>
      <w:szCs w:val="24"/>
    </w:rPr>
  </w:style>
  <w:style w:type="character" w:customStyle="1" w:styleId="Heading8Char">
    <w:name w:val="Heading 8 Char"/>
    <w:basedOn w:val="DefaultParagraphFont"/>
    <w:link w:val="Heading8"/>
    <w:uiPriority w:val="9"/>
    <w:rsid w:val="0020324D"/>
    <w:rPr>
      <w:i/>
      <w:iCs/>
      <w:sz w:val="24"/>
      <w:szCs w:val="24"/>
    </w:rPr>
  </w:style>
  <w:style w:type="character" w:customStyle="1" w:styleId="Heading9Char">
    <w:name w:val="Heading 9 Char"/>
    <w:basedOn w:val="DefaultParagraphFont"/>
    <w:link w:val="Heading9"/>
    <w:uiPriority w:val="9"/>
    <w:rsid w:val="0020324D"/>
    <w:rPr>
      <w:rFonts w:ascii="Arial" w:hAnsi="Arial" w:cs="Arial"/>
      <w:sz w:val="22"/>
      <w:szCs w:val="22"/>
    </w:rPr>
  </w:style>
  <w:style w:type="paragraph" w:customStyle="1" w:styleId="NRELBodyText">
    <w:name w:val="NREL_Body_Text"/>
    <w:link w:val="NRELBodyTextCharChar"/>
    <w:qFormat/>
    <w:rsid w:val="0020324D"/>
    <w:pPr>
      <w:spacing w:after="240"/>
    </w:pPr>
    <w:rPr>
      <w:rFonts w:eastAsia="Times"/>
      <w:color w:val="000000" w:themeColor="text1"/>
      <w:sz w:val="24"/>
    </w:rPr>
  </w:style>
  <w:style w:type="character" w:customStyle="1" w:styleId="NRELBodyTextCharChar">
    <w:name w:val="NREL_Body_Text Char Char"/>
    <w:basedOn w:val="DefaultParagraphFont"/>
    <w:link w:val="NRELBodyText"/>
    <w:rsid w:val="0020324D"/>
    <w:rPr>
      <w:rFonts w:eastAsia="Times"/>
      <w:color w:val="000000" w:themeColor="text1"/>
      <w:sz w:val="24"/>
    </w:rPr>
  </w:style>
  <w:style w:type="paragraph" w:customStyle="1" w:styleId="NRELHead02">
    <w:name w:val="NREL_Head_02"/>
    <w:basedOn w:val="Heading3"/>
    <w:next w:val="NRELBodyText"/>
    <w:qFormat/>
    <w:rsid w:val="008C0E51"/>
    <w:pPr>
      <w:outlineLvl w:val="1"/>
    </w:pPr>
    <w:rPr>
      <w:rFonts w:eastAsia="Times"/>
      <w:color w:val="0079BF"/>
      <w:sz w:val="28"/>
    </w:rPr>
  </w:style>
  <w:style w:type="paragraph" w:customStyle="1" w:styleId="NRELTOC01">
    <w:name w:val="NREL_TOC_01"/>
    <w:link w:val="NRELTOC01Char"/>
    <w:qFormat/>
    <w:rsid w:val="008C0E51"/>
    <w:pPr>
      <w:widowControl w:val="0"/>
      <w:tabs>
        <w:tab w:val="right" w:leader="dot" w:pos="9360"/>
      </w:tabs>
      <w:ind w:left="360" w:hanging="360"/>
    </w:pPr>
    <w:rPr>
      <w:rFonts w:ascii="Arial" w:eastAsia="Times" w:hAnsi="Arial"/>
      <w:b/>
      <w:color w:val="000000" w:themeColor="text1"/>
      <w:kern w:val="28"/>
    </w:rPr>
  </w:style>
  <w:style w:type="character" w:customStyle="1" w:styleId="NRELTOC01Char">
    <w:name w:val="NREL_TOC_01 Char"/>
    <w:basedOn w:val="DefaultParagraphFont"/>
    <w:link w:val="NRELTOC01"/>
    <w:rsid w:val="008C0E51"/>
    <w:rPr>
      <w:rFonts w:ascii="Arial" w:eastAsia="Times" w:hAnsi="Arial"/>
      <w:b/>
      <w:color w:val="000000" w:themeColor="text1"/>
      <w:kern w:val="28"/>
    </w:rPr>
  </w:style>
  <w:style w:type="paragraph" w:customStyle="1" w:styleId="NRELNomenclature">
    <w:name w:val="NREL_Nomenclature"/>
    <w:link w:val="NRELNomenclatureChar"/>
    <w:qFormat/>
    <w:rsid w:val="00AF0045"/>
    <w:pPr>
      <w:tabs>
        <w:tab w:val="left" w:pos="4320"/>
      </w:tabs>
      <w:ind w:left="2160" w:hanging="2160"/>
    </w:pPr>
    <w:rPr>
      <w:rFonts w:eastAsia="Times"/>
      <w:color w:val="000000" w:themeColor="text1"/>
      <w:sz w:val="24"/>
    </w:rPr>
  </w:style>
  <w:style w:type="character" w:customStyle="1" w:styleId="NRELNomenclatureChar">
    <w:name w:val="NREL_Nomenclature Char"/>
    <w:basedOn w:val="DefaultParagraphFont"/>
    <w:link w:val="NRELNomenclature"/>
    <w:rsid w:val="00AF0045"/>
    <w:rPr>
      <w:rFonts w:eastAsia="Times"/>
      <w:color w:val="000000" w:themeColor="text1"/>
      <w:sz w:val="24"/>
    </w:rPr>
  </w:style>
  <w:style w:type="paragraph" w:customStyle="1" w:styleId="NRELHead01">
    <w:name w:val="NREL_Head_01"/>
    <w:basedOn w:val="Heading2"/>
    <w:next w:val="NRELBodyText"/>
    <w:qFormat/>
    <w:rsid w:val="008C0E51"/>
    <w:pPr>
      <w:outlineLvl w:val="0"/>
    </w:pPr>
    <w:rPr>
      <w:rFonts w:eastAsia="Times"/>
      <w:i w:val="0"/>
      <w:color w:val="0079C1"/>
      <w:kern w:val="24"/>
      <w:sz w:val="36"/>
    </w:rPr>
  </w:style>
  <w:style w:type="paragraph" w:customStyle="1" w:styleId="NRELTOC02">
    <w:name w:val="NREL_TOC_02"/>
    <w:link w:val="NRELTOC02Char"/>
    <w:qFormat/>
    <w:rsid w:val="008C0E51"/>
    <w:pPr>
      <w:widowControl w:val="0"/>
      <w:tabs>
        <w:tab w:val="right" w:leader="dot" w:pos="9360"/>
      </w:tabs>
      <w:ind w:left="864" w:hanging="504"/>
    </w:pPr>
    <w:rPr>
      <w:rFonts w:eastAsia="Times"/>
      <w:color w:val="000000" w:themeColor="text1"/>
      <w:kern w:val="28"/>
      <w:sz w:val="22"/>
      <w:szCs w:val="22"/>
    </w:rPr>
  </w:style>
  <w:style w:type="character" w:customStyle="1" w:styleId="NRELTOC02Char">
    <w:name w:val="NREL_TOC_02 Char"/>
    <w:basedOn w:val="DefaultParagraphFont"/>
    <w:link w:val="NRELTOC02"/>
    <w:rsid w:val="008C0E51"/>
    <w:rPr>
      <w:rFonts w:eastAsia="Times"/>
      <w:color w:val="000000" w:themeColor="text1"/>
      <w:kern w:val="28"/>
      <w:sz w:val="22"/>
      <w:szCs w:val="22"/>
    </w:rPr>
  </w:style>
  <w:style w:type="paragraph" w:customStyle="1" w:styleId="NRELHead04">
    <w:name w:val="NREL_Head_04"/>
    <w:basedOn w:val="Heading5"/>
    <w:next w:val="NRELBodyText"/>
    <w:qFormat/>
    <w:rsid w:val="008C0E51"/>
    <w:pPr>
      <w:keepNext/>
      <w:outlineLvl w:val="3"/>
    </w:pPr>
    <w:rPr>
      <w:rFonts w:ascii="Arial" w:hAnsi="Arial" w:cs="Tahoma"/>
      <w:b w:val="0"/>
      <w:color w:val="0079BF"/>
      <w:sz w:val="24"/>
      <w:szCs w:val="16"/>
    </w:rPr>
  </w:style>
  <w:style w:type="paragraph" w:customStyle="1" w:styleId="NRELTableCaption">
    <w:name w:val="NREL_Table_Caption"/>
    <w:basedOn w:val="Caption"/>
    <w:next w:val="NRELBodyText"/>
    <w:qFormat/>
    <w:rsid w:val="005B20D5"/>
    <w:pPr>
      <w:keepNext/>
      <w:autoSpaceDE w:val="0"/>
      <w:autoSpaceDN w:val="0"/>
      <w:adjustRightInd w:val="0"/>
      <w:spacing w:before="120" w:after="120"/>
      <w:jc w:val="center"/>
    </w:pPr>
    <w:rPr>
      <w:rFonts w:ascii="Arial" w:eastAsia="Times" w:hAnsi="Arial"/>
      <w:b/>
      <w:bCs/>
      <w:i w:val="0"/>
      <w:color w:val="000000" w:themeColor="text1"/>
      <w:sz w:val="20"/>
    </w:rPr>
  </w:style>
  <w:style w:type="paragraph" w:customStyle="1" w:styleId="NRELBullet01">
    <w:name w:val="NREL_Bullet_01"/>
    <w:basedOn w:val="ListBullet"/>
    <w:qFormat/>
    <w:rsid w:val="0020324D"/>
    <w:pPr>
      <w:numPr>
        <w:numId w:val="3"/>
      </w:numPr>
      <w:spacing w:after="120"/>
      <w:ind w:left="720"/>
    </w:pPr>
    <w:rPr>
      <w:rFonts w:eastAsia="Times"/>
      <w:color w:val="000000" w:themeColor="text1"/>
    </w:rPr>
  </w:style>
  <w:style w:type="paragraph" w:customStyle="1" w:styleId="NRELHead03">
    <w:name w:val="NREL_Head_03"/>
    <w:basedOn w:val="Heading4"/>
    <w:next w:val="NRELBodyText"/>
    <w:qFormat/>
    <w:rsid w:val="008C0E51"/>
    <w:pPr>
      <w:outlineLvl w:val="2"/>
    </w:pPr>
    <w:rPr>
      <w:rFonts w:ascii="Arial" w:eastAsia="Times" w:hAnsi="Arial"/>
      <w:i/>
      <w:color w:val="0079BF"/>
      <w:sz w:val="24"/>
    </w:rPr>
  </w:style>
  <w:style w:type="paragraph" w:customStyle="1" w:styleId="NRELBlock">
    <w:name w:val="NREL_Block"/>
    <w:next w:val="NRELBodyText"/>
    <w:link w:val="NRELBlockChar"/>
    <w:qFormat/>
    <w:rsid w:val="0020324D"/>
    <w:pPr>
      <w:spacing w:after="120"/>
      <w:ind w:left="720" w:right="720"/>
    </w:pPr>
    <w:rPr>
      <w:rFonts w:eastAsia="Times"/>
      <w:color w:val="000000" w:themeColor="text1"/>
      <w:sz w:val="24"/>
    </w:rPr>
  </w:style>
  <w:style w:type="character" w:customStyle="1" w:styleId="NRELBlockChar">
    <w:name w:val="NREL_Block Char"/>
    <w:basedOn w:val="NRELBodyTextCharChar"/>
    <w:link w:val="NRELBlock"/>
    <w:rsid w:val="0020324D"/>
    <w:rPr>
      <w:rFonts w:eastAsia="Times"/>
      <w:color w:val="000000" w:themeColor="text1"/>
      <w:sz w:val="24"/>
    </w:rPr>
  </w:style>
  <w:style w:type="paragraph" w:customStyle="1" w:styleId="NRELBullet02">
    <w:name w:val="NREL_Bullet_02"/>
    <w:basedOn w:val="ListBullet"/>
    <w:link w:val="NRELBullet02Char"/>
    <w:qFormat/>
    <w:rsid w:val="004E5CBC"/>
    <w:pPr>
      <w:numPr>
        <w:numId w:val="2"/>
      </w:numPr>
      <w:spacing w:after="120"/>
      <w:ind w:left="1440"/>
      <w:contextualSpacing w:val="0"/>
    </w:pPr>
    <w:rPr>
      <w:rFonts w:eastAsia="Times"/>
      <w:color w:val="000000" w:themeColor="text1"/>
    </w:rPr>
  </w:style>
  <w:style w:type="character" w:customStyle="1" w:styleId="NRELBullet02Char">
    <w:name w:val="NREL_Bullet_02 Char"/>
    <w:basedOn w:val="NRELBodyTextCharChar"/>
    <w:link w:val="NRELBullet02"/>
    <w:rsid w:val="004E5CBC"/>
    <w:rPr>
      <w:rFonts w:eastAsia="Times"/>
      <w:color w:val="000000" w:themeColor="text1"/>
      <w:sz w:val="24"/>
      <w:szCs w:val="24"/>
    </w:rPr>
  </w:style>
  <w:style w:type="paragraph" w:customStyle="1" w:styleId="NRELBullet03">
    <w:name w:val="NREL_Bullet_03"/>
    <w:basedOn w:val="ListBullet"/>
    <w:qFormat/>
    <w:rsid w:val="0020324D"/>
    <w:pPr>
      <w:numPr>
        <w:numId w:val="6"/>
      </w:numPr>
      <w:spacing w:after="120"/>
      <w:ind w:left="2160"/>
    </w:pPr>
    <w:rPr>
      <w:rFonts w:eastAsia="Times"/>
      <w:color w:val="000000" w:themeColor="text1"/>
    </w:rPr>
  </w:style>
  <w:style w:type="paragraph" w:customStyle="1" w:styleId="NRELTOC03">
    <w:name w:val="NREL_TOC_03"/>
    <w:link w:val="NRELTOC03Char"/>
    <w:qFormat/>
    <w:rsid w:val="008C0E51"/>
    <w:pPr>
      <w:tabs>
        <w:tab w:val="right" w:leader="dot" w:pos="9360"/>
      </w:tabs>
      <w:ind w:left="1584" w:hanging="720"/>
    </w:pPr>
    <w:rPr>
      <w:color w:val="000000" w:themeColor="text1"/>
      <w:sz w:val="22"/>
      <w:szCs w:val="22"/>
    </w:rPr>
  </w:style>
  <w:style w:type="character" w:customStyle="1" w:styleId="NRELTOC03Char">
    <w:name w:val="NREL_TOC_03 Char"/>
    <w:basedOn w:val="DefaultParagraphFont"/>
    <w:link w:val="NRELTOC03"/>
    <w:rsid w:val="008C0E51"/>
    <w:rPr>
      <w:color w:val="000000" w:themeColor="text1"/>
      <w:sz w:val="22"/>
      <w:szCs w:val="22"/>
    </w:rPr>
  </w:style>
  <w:style w:type="paragraph" w:customStyle="1" w:styleId="NRELList01">
    <w:name w:val="NREL_List_01"/>
    <w:qFormat/>
    <w:rsid w:val="0020324D"/>
    <w:pPr>
      <w:numPr>
        <w:numId w:val="1"/>
      </w:numPr>
      <w:spacing w:after="120"/>
    </w:pPr>
    <w:rPr>
      <w:color w:val="000000" w:themeColor="text1"/>
      <w:sz w:val="24"/>
      <w:szCs w:val="24"/>
    </w:rPr>
  </w:style>
  <w:style w:type="paragraph" w:customStyle="1" w:styleId="NRELList02">
    <w:name w:val="NREL_List_02"/>
    <w:qFormat/>
    <w:rsid w:val="0020324D"/>
    <w:pPr>
      <w:numPr>
        <w:numId w:val="4"/>
      </w:numPr>
      <w:tabs>
        <w:tab w:val="clear" w:pos="2880"/>
      </w:tabs>
      <w:spacing w:after="120"/>
    </w:pPr>
    <w:rPr>
      <w:color w:val="000000" w:themeColor="text1"/>
      <w:sz w:val="24"/>
      <w:szCs w:val="24"/>
    </w:rPr>
  </w:style>
  <w:style w:type="paragraph" w:customStyle="1" w:styleId="NRELList03">
    <w:name w:val="NREL_List_03"/>
    <w:link w:val="NRELList03Char"/>
    <w:qFormat/>
    <w:rsid w:val="0020324D"/>
    <w:pPr>
      <w:numPr>
        <w:numId w:val="5"/>
      </w:numPr>
      <w:tabs>
        <w:tab w:val="left" w:pos="1080"/>
      </w:tabs>
      <w:spacing w:after="120"/>
    </w:pPr>
    <w:rPr>
      <w:color w:val="000000" w:themeColor="text1"/>
      <w:sz w:val="24"/>
      <w:szCs w:val="24"/>
    </w:rPr>
  </w:style>
  <w:style w:type="character" w:customStyle="1" w:styleId="NRELList03Char">
    <w:name w:val="NREL_List_03 Char"/>
    <w:basedOn w:val="DefaultParagraphFont"/>
    <w:link w:val="NRELList03"/>
    <w:rsid w:val="0020324D"/>
    <w:rPr>
      <w:color w:val="000000" w:themeColor="text1"/>
      <w:sz w:val="24"/>
      <w:szCs w:val="24"/>
    </w:rPr>
  </w:style>
  <w:style w:type="paragraph" w:customStyle="1" w:styleId="NRELIndex">
    <w:name w:val="NREL_Index"/>
    <w:qFormat/>
    <w:rsid w:val="0020324D"/>
    <w:pPr>
      <w:tabs>
        <w:tab w:val="right" w:leader="dot" w:pos="9360"/>
        <w:tab w:val="right" w:leader="dot" w:pos="10080"/>
      </w:tabs>
    </w:pPr>
    <w:rPr>
      <w:rFonts w:eastAsia="Times"/>
      <w:color w:val="000000" w:themeColor="text1"/>
      <w:sz w:val="24"/>
      <w:szCs w:val="22"/>
    </w:rPr>
  </w:style>
  <w:style w:type="paragraph" w:customStyle="1" w:styleId="NRELFootnoteEndnote">
    <w:name w:val="NREL_Footnote_Endnote"/>
    <w:qFormat/>
    <w:rsid w:val="0020324D"/>
    <w:rPr>
      <w:color w:val="000000" w:themeColor="text1"/>
    </w:rPr>
  </w:style>
  <w:style w:type="paragraph" w:customStyle="1" w:styleId="NRELFigureCaption">
    <w:name w:val="NREL_Figure_Caption"/>
    <w:basedOn w:val="Caption"/>
    <w:next w:val="NRELBodyText"/>
    <w:qFormat/>
    <w:rsid w:val="00134D76"/>
    <w:pPr>
      <w:keepLines/>
      <w:spacing w:before="120" w:after="120"/>
      <w:jc w:val="center"/>
    </w:pPr>
    <w:rPr>
      <w:rFonts w:ascii="Arial" w:hAnsi="Arial"/>
      <w:b/>
      <w:i w:val="0"/>
      <w:color w:val="000000" w:themeColor="text1"/>
      <w:sz w:val="20"/>
      <w:szCs w:val="24"/>
    </w:rPr>
  </w:style>
  <w:style w:type="paragraph" w:styleId="Footer">
    <w:name w:val="footer"/>
    <w:basedOn w:val="Normal"/>
    <w:link w:val="FooterChar"/>
    <w:uiPriority w:val="99"/>
    <w:rsid w:val="0020324D"/>
    <w:pPr>
      <w:tabs>
        <w:tab w:val="center" w:pos="4680"/>
        <w:tab w:val="right" w:pos="9360"/>
      </w:tabs>
    </w:pPr>
  </w:style>
  <w:style w:type="character" w:customStyle="1" w:styleId="FooterChar">
    <w:name w:val="Footer Char"/>
    <w:basedOn w:val="DefaultParagraphFont"/>
    <w:link w:val="Footer"/>
    <w:uiPriority w:val="99"/>
    <w:rsid w:val="0020324D"/>
    <w:rPr>
      <w:sz w:val="24"/>
      <w:szCs w:val="24"/>
    </w:rPr>
  </w:style>
  <w:style w:type="paragraph" w:customStyle="1" w:styleId="NRELReference">
    <w:name w:val="NREL_Reference"/>
    <w:qFormat/>
    <w:rsid w:val="002C7B84"/>
    <w:pPr>
      <w:keepLines/>
      <w:spacing w:after="240"/>
    </w:pPr>
    <w:rPr>
      <w:color w:val="000000" w:themeColor="text1"/>
      <w:kern w:val="28"/>
      <w:sz w:val="24"/>
      <w:szCs w:val="24"/>
    </w:rPr>
  </w:style>
  <w:style w:type="paragraph" w:customStyle="1" w:styleId="NRELEquation">
    <w:name w:val="NREL_Equation"/>
    <w:next w:val="NRELBodyText"/>
    <w:qFormat/>
    <w:rsid w:val="0020324D"/>
    <w:pPr>
      <w:spacing w:after="240"/>
      <w:ind w:left="720"/>
    </w:pPr>
    <w:rPr>
      <w:color w:val="000000" w:themeColor="text1"/>
      <w:sz w:val="24"/>
      <w:szCs w:val="24"/>
    </w:rPr>
  </w:style>
  <w:style w:type="paragraph" w:customStyle="1" w:styleId="NRELByline">
    <w:name w:val="NREL_Byline"/>
    <w:qFormat/>
    <w:rsid w:val="0020324D"/>
    <w:pPr>
      <w:spacing w:after="240"/>
      <w:jc w:val="center"/>
    </w:pPr>
    <w:rPr>
      <w:rFonts w:ascii="Arial" w:hAnsi="Arial"/>
      <w:b/>
      <w:i/>
      <w:color w:val="000000" w:themeColor="text1"/>
      <w:szCs w:val="28"/>
    </w:rPr>
  </w:style>
  <w:style w:type="paragraph" w:customStyle="1" w:styleId="NRELHead05">
    <w:name w:val="NREL_Head_05"/>
    <w:basedOn w:val="Heading6"/>
    <w:next w:val="NRELBodyText"/>
    <w:qFormat/>
    <w:rsid w:val="008C0E51"/>
    <w:pPr>
      <w:keepNext/>
      <w:outlineLvl w:val="4"/>
    </w:pPr>
    <w:rPr>
      <w:rFonts w:eastAsia="Times"/>
      <w:color w:val="000000" w:themeColor="text1"/>
      <w:sz w:val="24"/>
    </w:rPr>
  </w:style>
  <w:style w:type="paragraph" w:customStyle="1" w:styleId="NRELHead06">
    <w:name w:val="NREL_Head_06"/>
    <w:basedOn w:val="Heading7"/>
    <w:next w:val="NRELBodyText"/>
    <w:qFormat/>
    <w:rsid w:val="008C0E51"/>
    <w:pPr>
      <w:keepNext/>
      <w:outlineLvl w:val="5"/>
    </w:pPr>
    <w:rPr>
      <w:rFonts w:eastAsia="Times"/>
      <w:b/>
      <w:i/>
      <w:color w:val="000000" w:themeColor="text1"/>
    </w:rPr>
  </w:style>
  <w:style w:type="paragraph" w:customStyle="1" w:styleId="NRELHead07">
    <w:name w:val="NREL_Head_07"/>
    <w:basedOn w:val="Heading8"/>
    <w:next w:val="NRELBodyText"/>
    <w:qFormat/>
    <w:rsid w:val="00E32F39"/>
    <w:pPr>
      <w:keepNext/>
      <w:numPr>
        <w:ilvl w:val="0"/>
        <w:numId w:val="0"/>
      </w:numPr>
      <w:outlineLvl w:val="6"/>
    </w:pPr>
    <w:rPr>
      <w:rFonts w:eastAsia="Times"/>
      <w:color w:val="000000" w:themeColor="text1"/>
    </w:rPr>
  </w:style>
  <w:style w:type="character" w:styleId="Hyperlink">
    <w:name w:val="Hyperlink"/>
    <w:basedOn w:val="DefaultParagraphFont"/>
    <w:uiPriority w:val="99"/>
    <w:rsid w:val="0020324D"/>
    <w:rPr>
      <w:color w:val="0000FF"/>
      <w:u w:val="single"/>
    </w:rPr>
  </w:style>
  <w:style w:type="paragraph" w:customStyle="1" w:styleId="NRELPageNumber">
    <w:name w:val="NREL_Page_Number"/>
    <w:qFormat/>
    <w:rsid w:val="00FA1681"/>
    <w:pPr>
      <w:spacing w:after="240"/>
      <w:jc w:val="center"/>
    </w:pPr>
    <w:rPr>
      <w:color w:val="000000" w:themeColor="text1"/>
      <w:sz w:val="24"/>
      <w:szCs w:val="24"/>
    </w:rPr>
  </w:style>
  <w:style w:type="paragraph" w:styleId="Header">
    <w:name w:val="header"/>
    <w:basedOn w:val="Normal"/>
    <w:link w:val="HeaderChar"/>
    <w:uiPriority w:val="99"/>
    <w:rsid w:val="0020324D"/>
    <w:pPr>
      <w:tabs>
        <w:tab w:val="center" w:pos="4680"/>
        <w:tab w:val="right" w:pos="9360"/>
      </w:tabs>
    </w:pPr>
  </w:style>
  <w:style w:type="character" w:customStyle="1" w:styleId="HeaderChar">
    <w:name w:val="Header Char"/>
    <w:basedOn w:val="DefaultParagraphFont"/>
    <w:link w:val="Header"/>
    <w:uiPriority w:val="99"/>
    <w:rsid w:val="0020324D"/>
    <w:rPr>
      <w:sz w:val="24"/>
      <w:szCs w:val="24"/>
    </w:rPr>
  </w:style>
  <w:style w:type="paragraph" w:customStyle="1" w:styleId="NRELHead01NotinTOC">
    <w:name w:val="NREL_Head_01_Not_in_TOC"/>
    <w:basedOn w:val="Heading2"/>
    <w:next w:val="NRELBodyText"/>
    <w:qFormat/>
    <w:rsid w:val="008C0E51"/>
    <w:pPr>
      <w:outlineLvl w:val="0"/>
    </w:pPr>
    <w:rPr>
      <w:i w:val="0"/>
      <w:color w:val="0079BF"/>
      <w:sz w:val="36"/>
    </w:rPr>
  </w:style>
  <w:style w:type="paragraph" w:styleId="TableofFigures">
    <w:name w:val="table of figures"/>
    <w:aliases w:val="List of Tables"/>
    <w:basedOn w:val="NRELTOCFiguresandTables"/>
    <w:next w:val="NRELTOCFiguresandTables"/>
    <w:uiPriority w:val="99"/>
    <w:rsid w:val="0020324D"/>
  </w:style>
  <w:style w:type="table" w:styleId="TableGrid">
    <w:name w:val="Table Grid"/>
    <w:basedOn w:val="TableNormal"/>
    <w:uiPriority w:val="39"/>
    <w:rsid w:val="002032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RELTOC01"/>
    <w:next w:val="NRELTOC01"/>
    <w:uiPriority w:val="39"/>
    <w:rsid w:val="0020324D"/>
  </w:style>
  <w:style w:type="paragraph" w:styleId="TOC2">
    <w:name w:val="toc 2"/>
    <w:basedOn w:val="NRELTOC02"/>
    <w:next w:val="NRELTOC02"/>
    <w:uiPriority w:val="39"/>
    <w:rsid w:val="0020324D"/>
  </w:style>
  <w:style w:type="paragraph" w:styleId="TOC3">
    <w:name w:val="toc 3"/>
    <w:basedOn w:val="NRELTOC03"/>
    <w:next w:val="NRELTOC03"/>
    <w:uiPriority w:val="39"/>
    <w:rsid w:val="0020324D"/>
  </w:style>
  <w:style w:type="paragraph" w:customStyle="1" w:styleId="NRELFigureImageCentered">
    <w:name w:val="NREL_Figure/Image_Centered"/>
    <w:next w:val="NRELFigureCaption"/>
    <w:rsid w:val="000B67AC"/>
    <w:pPr>
      <w:keepNext/>
      <w:jc w:val="center"/>
    </w:pPr>
    <w:rPr>
      <w:color w:val="000000" w:themeColor="text1"/>
      <w:sz w:val="24"/>
    </w:rPr>
  </w:style>
  <w:style w:type="character" w:styleId="FootnoteReference">
    <w:name w:val="footnote reference"/>
    <w:basedOn w:val="DefaultParagraphFont"/>
    <w:rsid w:val="0020324D"/>
    <w:rPr>
      <w:vertAlign w:val="superscript"/>
    </w:rPr>
  </w:style>
  <w:style w:type="paragraph" w:customStyle="1" w:styleId="BasicParagraph">
    <w:name w:val="[Basic Paragraph]"/>
    <w:basedOn w:val="Normal"/>
    <w:uiPriority w:val="99"/>
    <w:rsid w:val="0020324D"/>
    <w:pPr>
      <w:autoSpaceDE w:val="0"/>
      <w:autoSpaceDN w:val="0"/>
      <w:adjustRightInd w:val="0"/>
      <w:spacing w:line="288" w:lineRule="auto"/>
      <w:textAlignment w:val="center"/>
    </w:pPr>
    <w:rPr>
      <w:rFonts w:ascii="Times-Roman" w:eastAsiaTheme="minorHAnsi" w:hAnsi="Times-Roman" w:cs="Times-Roman"/>
      <w:color w:val="000000"/>
    </w:rPr>
  </w:style>
  <w:style w:type="paragraph" w:styleId="BalloonText">
    <w:name w:val="Balloon Text"/>
    <w:link w:val="BalloonTextChar"/>
    <w:rsid w:val="0020324D"/>
    <w:rPr>
      <w:rFonts w:asciiTheme="minorHAnsi" w:hAnsiTheme="minorHAnsi" w:cs="Tahoma"/>
      <w:color w:val="000000" w:themeColor="text1"/>
      <w:szCs w:val="16"/>
    </w:rPr>
  </w:style>
  <w:style w:type="character" w:customStyle="1" w:styleId="BalloonTextChar">
    <w:name w:val="Balloon Text Char"/>
    <w:basedOn w:val="DefaultParagraphFont"/>
    <w:link w:val="BalloonText"/>
    <w:rsid w:val="0020324D"/>
    <w:rPr>
      <w:rFonts w:asciiTheme="minorHAnsi" w:hAnsiTheme="minorHAnsi" w:cs="Tahoma"/>
      <w:color w:val="000000" w:themeColor="text1"/>
      <w:szCs w:val="16"/>
    </w:rPr>
  </w:style>
  <w:style w:type="paragraph" w:customStyle="1" w:styleId="NRELTableContent">
    <w:name w:val="NREL_Table_Content"/>
    <w:qFormat/>
    <w:rsid w:val="0020324D"/>
    <w:pPr>
      <w:spacing w:before="60" w:after="60"/>
    </w:pPr>
    <w:rPr>
      <w:rFonts w:ascii="Arial" w:hAnsi="Arial" w:cs="Arial"/>
      <w:bCs/>
      <w:color w:val="000000" w:themeColor="text1"/>
      <w:szCs w:val="22"/>
    </w:rPr>
  </w:style>
  <w:style w:type="paragraph" w:customStyle="1" w:styleId="xLineSpacer">
    <w:name w:val="xLine_Spacer"/>
    <w:qFormat/>
    <w:rsid w:val="0020324D"/>
    <w:rPr>
      <w:noProof/>
      <w:color w:val="000000" w:themeColor="text1"/>
      <w:sz w:val="24"/>
      <w:szCs w:val="24"/>
    </w:rPr>
  </w:style>
  <w:style w:type="paragraph" w:customStyle="1" w:styleId="xNRELTemplateInstructions">
    <w:name w:val="xNREL_Template_Instructions"/>
    <w:basedOn w:val="BasicParagraph"/>
    <w:qFormat/>
    <w:rsid w:val="003B5D9D"/>
    <w:pPr>
      <w:spacing w:before="240" w:after="240" w:line="240" w:lineRule="auto"/>
    </w:pPr>
    <w:rPr>
      <w:rFonts w:eastAsia="Times"/>
      <w:color w:val="FF0000"/>
    </w:rPr>
  </w:style>
  <w:style w:type="paragraph" w:customStyle="1" w:styleId="NRELHead01Numbered">
    <w:name w:val="NREL_Head_01_Numbered"/>
    <w:basedOn w:val="Heading2"/>
    <w:next w:val="NRELBodyText"/>
    <w:qFormat/>
    <w:rsid w:val="008C0E51"/>
    <w:pPr>
      <w:tabs>
        <w:tab w:val="num" w:pos="432"/>
      </w:tabs>
      <w:ind w:left="432" w:hanging="432"/>
      <w:outlineLvl w:val="0"/>
    </w:pPr>
    <w:rPr>
      <w:rFonts w:eastAsia="Times"/>
      <w:i w:val="0"/>
      <w:color w:val="0079BF"/>
      <w:kern w:val="24"/>
      <w:sz w:val="36"/>
    </w:rPr>
  </w:style>
  <w:style w:type="paragraph" w:customStyle="1" w:styleId="NRELHead02Numbered">
    <w:name w:val="NREL_Head_02_Numbered"/>
    <w:basedOn w:val="Heading3"/>
    <w:next w:val="NRELBodyText"/>
    <w:qFormat/>
    <w:rsid w:val="008C0E51"/>
    <w:pPr>
      <w:tabs>
        <w:tab w:val="num" w:pos="576"/>
      </w:tabs>
      <w:ind w:left="576" w:hanging="576"/>
      <w:outlineLvl w:val="1"/>
    </w:pPr>
    <w:rPr>
      <w:rFonts w:eastAsia="Times"/>
      <w:color w:val="0079BF"/>
      <w:sz w:val="28"/>
    </w:rPr>
  </w:style>
  <w:style w:type="paragraph" w:customStyle="1" w:styleId="NRELHead03Numbered">
    <w:name w:val="NREL_Head_03_Numbered"/>
    <w:basedOn w:val="Heading4"/>
    <w:next w:val="NRELBodyText"/>
    <w:qFormat/>
    <w:rsid w:val="008C0E51"/>
    <w:pPr>
      <w:tabs>
        <w:tab w:val="num" w:pos="1170"/>
      </w:tabs>
      <w:ind w:left="1170" w:hanging="720"/>
      <w:outlineLvl w:val="2"/>
    </w:pPr>
    <w:rPr>
      <w:rFonts w:ascii="Arial" w:eastAsia="Times" w:hAnsi="Arial"/>
      <w:i/>
      <w:color w:val="0079BF"/>
      <w:sz w:val="24"/>
    </w:rPr>
  </w:style>
  <w:style w:type="paragraph" w:customStyle="1" w:styleId="NRELHead04Numbered">
    <w:name w:val="NREL_Head_04_Numbered"/>
    <w:basedOn w:val="Heading5"/>
    <w:next w:val="NRELBodyText"/>
    <w:qFormat/>
    <w:rsid w:val="008C0E51"/>
    <w:pPr>
      <w:keepNext/>
      <w:numPr>
        <w:ilvl w:val="3"/>
        <w:numId w:val="7"/>
      </w:numPr>
      <w:outlineLvl w:val="3"/>
    </w:pPr>
    <w:rPr>
      <w:rFonts w:ascii="Arial" w:eastAsia="Times" w:hAnsi="Arial"/>
      <w:b w:val="0"/>
      <w:bCs w:val="0"/>
      <w:color w:val="0079BF"/>
      <w:sz w:val="24"/>
    </w:rPr>
  </w:style>
  <w:style w:type="paragraph" w:customStyle="1" w:styleId="NRELHead05Numbered">
    <w:name w:val="NREL_Head_05_Numbered"/>
    <w:basedOn w:val="Heading6"/>
    <w:next w:val="NRELBodyText"/>
    <w:qFormat/>
    <w:rsid w:val="008C0E51"/>
    <w:pPr>
      <w:keepNext/>
      <w:numPr>
        <w:ilvl w:val="4"/>
        <w:numId w:val="7"/>
      </w:numPr>
      <w:outlineLvl w:val="4"/>
    </w:pPr>
    <w:rPr>
      <w:rFonts w:eastAsia="Times"/>
      <w:color w:val="000000" w:themeColor="text1"/>
      <w:sz w:val="24"/>
    </w:rPr>
  </w:style>
  <w:style w:type="paragraph" w:customStyle="1" w:styleId="NRELHead06Numbered">
    <w:name w:val="NREL_Head_06_Numbered"/>
    <w:basedOn w:val="Heading7"/>
    <w:next w:val="NRELBodyText"/>
    <w:qFormat/>
    <w:rsid w:val="008C0E51"/>
    <w:pPr>
      <w:keepNext/>
      <w:numPr>
        <w:ilvl w:val="5"/>
        <w:numId w:val="7"/>
      </w:numPr>
      <w:outlineLvl w:val="5"/>
    </w:pPr>
    <w:rPr>
      <w:rFonts w:eastAsia="Times"/>
      <w:b/>
      <w:i/>
      <w:color w:val="000000" w:themeColor="text1"/>
    </w:rPr>
  </w:style>
  <w:style w:type="paragraph" w:customStyle="1" w:styleId="NRELHead07Numbered">
    <w:name w:val="NREL_Head_07_Numbered"/>
    <w:basedOn w:val="Heading8"/>
    <w:next w:val="NRELBodyText"/>
    <w:qFormat/>
    <w:rsid w:val="008C0E51"/>
    <w:pPr>
      <w:keepNext/>
      <w:numPr>
        <w:ilvl w:val="6"/>
      </w:numPr>
      <w:outlineLvl w:val="6"/>
    </w:pPr>
    <w:rPr>
      <w:rFonts w:eastAsia="Times"/>
      <w:color w:val="000000" w:themeColor="text1"/>
    </w:rPr>
  </w:style>
  <w:style w:type="character" w:styleId="FollowedHyperlink">
    <w:name w:val="FollowedHyperlink"/>
    <w:basedOn w:val="DefaultParagraphFont"/>
    <w:rsid w:val="0020324D"/>
    <w:rPr>
      <w:color w:val="800080" w:themeColor="followedHyperlink"/>
      <w:u w:val="single"/>
    </w:rPr>
  </w:style>
  <w:style w:type="paragraph" w:customStyle="1" w:styleId="NRELTableHeader">
    <w:name w:val="NREL_Table_Header"/>
    <w:basedOn w:val="Normal"/>
    <w:next w:val="NRELTableContent"/>
    <w:qFormat/>
    <w:rsid w:val="00CE238F"/>
    <w:pPr>
      <w:spacing w:before="60" w:after="60"/>
    </w:pPr>
    <w:rPr>
      <w:rFonts w:ascii="Arial" w:hAnsi="Arial"/>
      <w:b/>
      <w:sz w:val="20"/>
    </w:rPr>
  </w:style>
  <w:style w:type="paragraph" w:customStyle="1" w:styleId="NRELTOCFiguresandTables">
    <w:name w:val="NREL_TOC_Figures_and_Tables"/>
    <w:qFormat/>
    <w:rsid w:val="008C0E51"/>
    <w:pPr>
      <w:tabs>
        <w:tab w:val="left" w:pos="1152"/>
        <w:tab w:val="right" w:leader="dot" w:pos="9360"/>
      </w:tabs>
      <w:ind w:left="1152" w:hanging="1152"/>
    </w:pPr>
    <w:rPr>
      <w:rFonts w:eastAsia="Times"/>
      <w:color w:val="000000" w:themeColor="text1"/>
      <w:kern w:val="28"/>
      <w:sz w:val="22"/>
    </w:rPr>
  </w:style>
  <w:style w:type="paragraph" w:styleId="Caption">
    <w:name w:val="caption"/>
    <w:basedOn w:val="Normal"/>
    <w:next w:val="Normal"/>
    <w:unhideWhenUsed/>
    <w:qFormat/>
    <w:rsid w:val="00233C39"/>
    <w:pPr>
      <w:spacing w:after="200"/>
    </w:pPr>
    <w:rPr>
      <w:i/>
      <w:iCs/>
      <w:color w:val="1F497D" w:themeColor="text2"/>
      <w:sz w:val="18"/>
      <w:szCs w:val="18"/>
    </w:rPr>
  </w:style>
  <w:style w:type="paragraph" w:styleId="ListBullet">
    <w:name w:val="List Bullet"/>
    <w:basedOn w:val="Normal"/>
    <w:semiHidden/>
    <w:unhideWhenUsed/>
    <w:rsid w:val="005B20D5"/>
    <w:pPr>
      <w:numPr>
        <w:numId w:val="15"/>
      </w:numPr>
      <w:contextualSpacing/>
    </w:pPr>
  </w:style>
  <w:style w:type="table" w:customStyle="1" w:styleId="NRELTableStylePlain">
    <w:name w:val="NREL_Table_Style_Plain"/>
    <w:basedOn w:val="TableNormal"/>
    <w:uiPriority w:val="99"/>
    <w:rsid w:val="00CE238F"/>
    <w:rPr>
      <w:rFonts w:ascii="Arial" w:hAnsi="Arial"/>
    </w:rPr>
    <w:tblPr/>
    <w:tblStylePr w:type="firstRow">
      <w:rPr>
        <w:rFonts w:ascii="Arial" w:hAnsi="Arial"/>
        <w:b/>
        <w:sz w:val="20"/>
      </w:rPr>
    </w:tblStylePr>
  </w:style>
  <w:style w:type="paragraph" w:customStyle="1" w:styleId="NRELTitlePlaceholder">
    <w:name w:val="NREL_Title_Placeholder"/>
    <w:basedOn w:val="Heading1"/>
    <w:next w:val="BasicParagraph"/>
    <w:qFormat/>
    <w:rsid w:val="00214C8C"/>
    <w:pPr>
      <w:spacing w:after="240"/>
      <w:jc w:val="center"/>
      <w:outlineLvl w:val="9"/>
    </w:pPr>
    <w:rPr>
      <w:color w:val="0070C0"/>
      <w:sz w:val="40"/>
    </w:rPr>
  </w:style>
  <w:style w:type="paragraph" w:customStyle="1" w:styleId="NRELGlossaryHead">
    <w:name w:val="NREL_Glossary_Head"/>
    <w:basedOn w:val="NRELBodyText"/>
    <w:next w:val="NRELBodyText"/>
    <w:qFormat/>
    <w:rsid w:val="002D7F26"/>
    <w:rPr>
      <w:b/>
    </w:rPr>
  </w:style>
  <w:style w:type="paragraph" w:customStyle="1" w:styleId="NRELNoCostFooter">
    <w:name w:val="NREL_NoCost_Footer"/>
    <w:next w:val="Normal"/>
    <w:qFormat/>
    <w:rsid w:val="00FA1681"/>
    <w:rPr>
      <w:rFonts w:ascii="Arial" w:hAnsi="Arial"/>
      <w:color w:val="808080" w:themeColor="background1" w:themeShade="80"/>
      <w:sz w:val="18"/>
      <w:szCs w:val="24"/>
    </w:rPr>
  </w:style>
  <w:style w:type="paragraph" w:customStyle="1" w:styleId="NRELFigureNote">
    <w:name w:val="NREL_Figure_Note"/>
    <w:basedOn w:val="NRELFigureCaption"/>
    <w:qFormat/>
    <w:rsid w:val="009C3168"/>
    <w:rPr>
      <w:b w:val="0"/>
      <w:iCs w:val="0"/>
      <w:sz w:val="18"/>
    </w:rPr>
  </w:style>
  <w:style w:type="paragraph" w:customStyle="1" w:styleId="NRELHead01Appendix">
    <w:name w:val="NREL_Head_01_Appendix"/>
    <w:next w:val="NRELBodyText"/>
    <w:qFormat/>
    <w:rsid w:val="00CB5573"/>
    <w:pPr>
      <w:keepNext/>
      <w:pageBreakBefore/>
      <w:tabs>
        <w:tab w:val="left" w:pos="720"/>
        <w:tab w:val="left" w:pos="2250"/>
        <w:tab w:val="num" w:pos="2520"/>
      </w:tabs>
      <w:outlineLvl w:val="0"/>
    </w:pPr>
    <w:rPr>
      <w:rFonts w:ascii="Arial" w:eastAsia="Times" w:hAnsi="Arial" w:cs="Arial"/>
      <w:b/>
      <w:color w:val="0079C1"/>
      <w:kern w:val="24"/>
      <w:sz w:val="36"/>
    </w:rPr>
  </w:style>
  <w:style w:type="paragraph" w:customStyle="1" w:styleId="NRELHead02Appendix">
    <w:name w:val="NREL_Head_02_Appendix"/>
    <w:next w:val="NRELBodyText"/>
    <w:qFormat/>
    <w:rsid w:val="00965735"/>
    <w:pPr>
      <w:keepNext/>
      <w:numPr>
        <w:ilvl w:val="1"/>
        <w:numId w:val="25"/>
      </w:numPr>
      <w:tabs>
        <w:tab w:val="clear" w:pos="720"/>
        <w:tab w:val="num" w:pos="540"/>
      </w:tabs>
    </w:pPr>
    <w:rPr>
      <w:rFonts w:ascii="Arial" w:eastAsia="Times" w:hAnsi="Arial" w:cs="Arial"/>
      <w:b/>
      <w:color w:val="0079BF"/>
      <w:sz w:val="28"/>
    </w:rPr>
  </w:style>
  <w:style w:type="character" w:styleId="CommentReference">
    <w:name w:val="annotation reference"/>
    <w:basedOn w:val="DefaultParagraphFont"/>
    <w:uiPriority w:val="99"/>
    <w:semiHidden/>
    <w:unhideWhenUsed/>
    <w:rsid w:val="001C6416"/>
    <w:rPr>
      <w:sz w:val="16"/>
      <w:szCs w:val="16"/>
    </w:rPr>
  </w:style>
  <w:style w:type="paragraph" w:styleId="CommentText">
    <w:name w:val="annotation text"/>
    <w:basedOn w:val="Normal"/>
    <w:link w:val="CommentTextChar"/>
    <w:unhideWhenUsed/>
    <w:rsid w:val="001C6416"/>
    <w:rPr>
      <w:sz w:val="20"/>
      <w:szCs w:val="20"/>
    </w:rPr>
  </w:style>
  <w:style w:type="character" w:customStyle="1" w:styleId="CommentTextChar">
    <w:name w:val="Comment Text Char"/>
    <w:basedOn w:val="DefaultParagraphFont"/>
    <w:link w:val="CommentText"/>
    <w:rsid w:val="001C6416"/>
  </w:style>
  <w:style w:type="paragraph" w:styleId="CommentSubject">
    <w:name w:val="annotation subject"/>
    <w:basedOn w:val="CommentText"/>
    <w:next w:val="CommentText"/>
    <w:link w:val="CommentSubjectChar"/>
    <w:semiHidden/>
    <w:unhideWhenUsed/>
    <w:rsid w:val="001C6416"/>
    <w:rPr>
      <w:b/>
      <w:bCs/>
    </w:rPr>
  </w:style>
  <w:style w:type="character" w:customStyle="1" w:styleId="CommentSubjectChar">
    <w:name w:val="Comment Subject Char"/>
    <w:basedOn w:val="CommentTextChar"/>
    <w:link w:val="CommentSubject"/>
    <w:semiHidden/>
    <w:rsid w:val="001C6416"/>
    <w:rPr>
      <w:b/>
      <w:bCs/>
    </w:rPr>
  </w:style>
  <w:style w:type="paragraph" w:styleId="Revision">
    <w:name w:val="Revision"/>
    <w:hidden/>
    <w:uiPriority w:val="99"/>
    <w:semiHidden/>
    <w:rsid w:val="00CE27B0"/>
    <w:rPr>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BF260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Subtitle">
    <w:name w:val="Subtitle"/>
    <w:basedOn w:val="Normal"/>
    <w:next w:val="Normal"/>
    <w:link w:val="SubtitleChar"/>
    <w:uiPriority w:val="11"/>
    <w:qFormat/>
    <w:rsid w:val="005C3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EB8"/>
    <w:rPr>
      <w:rFonts w:eastAsiaTheme="majorEastAsia" w:cstheme="majorBidi"/>
      <w:color w:val="595959" w:themeColor="text1" w:themeTint="A6"/>
      <w:spacing w:val="15"/>
      <w:sz w:val="28"/>
      <w:szCs w:val="28"/>
    </w:rPr>
  </w:style>
  <w:style w:type="table" w:styleId="GridTable1Light-Accent1">
    <w:name w:val="Grid Table 1 Light Accent 1"/>
    <w:basedOn w:val="TableNormal"/>
    <w:uiPriority w:val="46"/>
    <w:rsid w:val="005C3EB8"/>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343D62"/>
    <w:rPr>
      <w:rFonts w:ascii="Arial" w:hAnsi="Arial" w:cs="Arial"/>
      <w:b/>
      <w:bCs/>
      <w:sz w:val="26"/>
      <w:szCs w:val="26"/>
    </w:rPr>
  </w:style>
  <w:style w:type="paragraph" w:styleId="Title">
    <w:name w:val="Title"/>
    <w:basedOn w:val="Normal"/>
    <w:next w:val="Normal"/>
    <w:link w:val="TitleChar"/>
    <w:uiPriority w:val="10"/>
    <w:qFormat/>
    <w:rsid w:val="00343D6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3D62"/>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343D62"/>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343D62"/>
    <w:rPr>
      <w:rFonts w:asciiTheme="minorHAnsi" w:eastAsiaTheme="minorHAnsi" w:hAnsiTheme="minorHAnsi" w:cstheme="minorBidi"/>
      <w:i/>
      <w:iCs/>
      <w:color w:val="404040" w:themeColor="text1" w:themeTint="BF"/>
      <w:kern w:val="2"/>
      <w:sz w:val="22"/>
      <w:szCs w:val="22"/>
      <w14:ligatures w14:val="standardContextual"/>
    </w:rPr>
  </w:style>
  <w:style w:type="character" w:styleId="IntenseEmphasis">
    <w:name w:val="Intense Emphasis"/>
    <w:basedOn w:val="DefaultParagraphFont"/>
    <w:uiPriority w:val="21"/>
    <w:qFormat/>
    <w:rsid w:val="00343D62"/>
    <w:rPr>
      <w:i/>
      <w:iCs/>
      <w:color w:val="365F91" w:themeColor="accent1" w:themeShade="BF"/>
    </w:rPr>
  </w:style>
  <w:style w:type="paragraph" w:styleId="IntenseQuote">
    <w:name w:val="Intense Quote"/>
    <w:basedOn w:val="Normal"/>
    <w:next w:val="Normal"/>
    <w:link w:val="IntenseQuoteChar"/>
    <w:uiPriority w:val="30"/>
    <w:qFormat/>
    <w:rsid w:val="00343D62"/>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343D62"/>
    <w:rPr>
      <w:rFonts w:asciiTheme="minorHAnsi" w:eastAsiaTheme="minorHAnsi" w:hAnsiTheme="minorHAnsi" w:cstheme="minorBidi"/>
      <w:i/>
      <w:iCs/>
      <w:color w:val="365F91" w:themeColor="accent1" w:themeShade="BF"/>
      <w:kern w:val="2"/>
      <w:sz w:val="22"/>
      <w:szCs w:val="22"/>
      <w14:ligatures w14:val="standardContextual"/>
    </w:rPr>
  </w:style>
  <w:style w:type="character" w:styleId="IntenseReference">
    <w:name w:val="Intense Reference"/>
    <w:basedOn w:val="DefaultParagraphFont"/>
    <w:uiPriority w:val="32"/>
    <w:qFormat/>
    <w:rsid w:val="00343D62"/>
    <w:rPr>
      <w:b/>
      <w:bCs/>
      <w:smallCaps/>
      <w:color w:val="365F91" w:themeColor="accent1" w:themeShade="BF"/>
      <w:spacing w:val="5"/>
    </w:rPr>
  </w:style>
  <w:style w:type="character" w:styleId="PlaceholderText">
    <w:name w:val="Placeholder Text"/>
    <w:basedOn w:val="DefaultParagraphFont"/>
    <w:uiPriority w:val="99"/>
    <w:semiHidden/>
    <w:rsid w:val="00343D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7775">
      <w:bodyDiv w:val="1"/>
      <w:marLeft w:val="0"/>
      <w:marRight w:val="0"/>
      <w:marTop w:val="0"/>
      <w:marBottom w:val="0"/>
      <w:divBdr>
        <w:top w:val="none" w:sz="0" w:space="0" w:color="auto"/>
        <w:left w:val="none" w:sz="0" w:space="0" w:color="auto"/>
        <w:bottom w:val="none" w:sz="0" w:space="0" w:color="auto"/>
        <w:right w:val="none" w:sz="0" w:space="0" w:color="auto"/>
      </w:divBdr>
    </w:div>
    <w:div w:id="373116499">
      <w:bodyDiv w:val="1"/>
      <w:marLeft w:val="0"/>
      <w:marRight w:val="0"/>
      <w:marTop w:val="0"/>
      <w:marBottom w:val="0"/>
      <w:divBdr>
        <w:top w:val="none" w:sz="0" w:space="0" w:color="auto"/>
        <w:left w:val="none" w:sz="0" w:space="0" w:color="auto"/>
        <w:bottom w:val="none" w:sz="0" w:space="0" w:color="auto"/>
        <w:right w:val="none" w:sz="0" w:space="0" w:color="auto"/>
      </w:divBdr>
    </w:div>
    <w:div w:id="385421243">
      <w:bodyDiv w:val="1"/>
      <w:marLeft w:val="0"/>
      <w:marRight w:val="0"/>
      <w:marTop w:val="0"/>
      <w:marBottom w:val="0"/>
      <w:divBdr>
        <w:top w:val="none" w:sz="0" w:space="0" w:color="auto"/>
        <w:left w:val="none" w:sz="0" w:space="0" w:color="auto"/>
        <w:bottom w:val="none" w:sz="0" w:space="0" w:color="auto"/>
        <w:right w:val="none" w:sz="0" w:space="0" w:color="auto"/>
      </w:divBdr>
    </w:div>
    <w:div w:id="968706057">
      <w:bodyDiv w:val="1"/>
      <w:marLeft w:val="0"/>
      <w:marRight w:val="0"/>
      <w:marTop w:val="0"/>
      <w:marBottom w:val="0"/>
      <w:divBdr>
        <w:top w:val="none" w:sz="0" w:space="0" w:color="auto"/>
        <w:left w:val="none" w:sz="0" w:space="0" w:color="auto"/>
        <w:bottom w:val="none" w:sz="0" w:space="0" w:color="auto"/>
        <w:right w:val="none" w:sz="0" w:space="0" w:color="auto"/>
      </w:divBdr>
    </w:div>
    <w:div w:id="1035812003">
      <w:bodyDiv w:val="1"/>
      <w:marLeft w:val="0"/>
      <w:marRight w:val="0"/>
      <w:marTop w:val="0"/>
      <w:marBottom w:val="0"/>
      <w:divBdr>
        <w:top w:val="none" w:sz="0" w:space="0" w:color="auto"/>
        <w:left w:val="none" w:sz="0" w:space="0" w:color="auto"/>
        <w:bottom w:val="none" w:sz="0" w:space="0" w:color="auto"/>
        <w:right w:val="none" w:sz="0" w:space="0" w:color="auto"/>
      </w:divBdr>
    </w:div>
    <w:div w:id="1888252926">
      <w:bodyDiv w:val="1"/>
      <w:marLeft w:val="0"/>
      <w:marRight w:val="0"/>
      <w:marTop w:val="0"/>
      <w:marBottom w:val="0"/>
      <w:divBdr>
        <w:top w:val="none" w:sz="0" w:space="0" w:color="auto"/>
        <w:left w:val="none" w:sz="0" w:space="0" w:color="auto"/>
        <w:bottom w:val="none" w:sz="0" w:space="0" w:color="auto"/>
        <w:right w:val="none" w:sz="0" w:space="0" w:color="auto"/>
      </w:divBdr>
    </w:div>
    <w:div w:id="1960213289">
      <w:bodyDiv w:val="1"/>
      <w:marLeft w:val="0"/>
      <w:marRight w:val="0"/>
      <w:marTop w:val="0"/>
      <w:marBottom w:val="0"/>
      <w:divBdr>
        <w:top w:val="none" w:sz="0" w:space="0" w:color="auto"/>
        <w:left w:val="none" w:sz="0" w:space="0" w:color="auto"/>
        <w:bottom w:val="none" w:sz="0" w:space="0" w:color="auto"/>
        <w:right w:val="none" w:sz="0" w:space="0" w:color="auto"/>
      </w:divBdr>
    </w:div>
    <w:div w:id="2028482984">
      <w:bodyDiv w:val="1"/>
      <w:marLeft w:val="0"/>
      <w:marRight w:val="0"/>
      <w:marTop w:val="0"/>
      <w:marBottom w:val="0"/>
      <w:divBdr>
        <w:top w:val="none" w:sz="0" w:space="0" w:color="auto"/>
        <w:left w:val="none" w:sz="0" w:space="0" w:color="auto"/>
        <w:bottom w:val="none" w:sz="0" w:space="0" w:color="auto"/>
        <w:right w:val="none" w:sz="0" w:space="0" w:color="auto"/>
      </w:divBdr>
    </w:div>
    <w:div w:id="206802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jpeg"/><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doi.org/10.1109/IVS.2017.7995882" TargetMode="Externa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i.org/10.5194/amt-10-2881-2017"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2.e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8/08/relationships/commentsExtensible" Target="commentsExtensible.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rauch\Downloads\nrel_report_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53C0138DF7844A934089D77451537" ma:contentTypeVersion="2" ma:contentTypeDescription="Create a new document." ma:contentTypeScope="" ma:versionID="96c54e059acb5f0eb43749fc5d225b23">
  <xsd:schema xmlns:xsd="http://www.w3.org/2001/XMLSchema" xmlns:xs="http://www.w3.org/2001/XMLSchema" xmlns:p="http://schemas.microsoft.com/office/2006/metadata/properties" xmlns:ns2="3d3e8831-6e63-47dc-a67b-b5409d0f3138" targetNamespace="http://schemas.microsoft.com/office/2006/metadata/properties" ma:root="true" ma:fieldsID="549fd1454158b6ccc14cdcf346f4fb16" ns2:_="">
    <xsd:import namespace="3d3e8831-6e63-47dc-a67b-b5409d0f313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3e8831-6e63-47dc-a67b-b5409d0f3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6DA9F5-F417-4E3E-8F62-40A8378D7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3e8831-6e63-47dc-a67b-b5409d0f31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B140F3-9185-4419-B48B-206E6423DF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F14D97-508F-4A59-83FB-5D81588101D8}">
  <ds:schemaRefs>
    <ds:schemaRef ds:uri="http://schemas.microsoft.com/sharepoint/v3/contenttype/forms"/>
  </ds:schemaRefs>
</ds:datastoreItem>
</file>

<file path=customXml/itemProps4.xml><?xml version="1.0" encoding="utf-8"?>
<ds:datastoreItem xmlns:ds="http://schemas.openxmlformats.org/officeDocument/2006/customXml" ds:itemID="{22559CBF-6854-4BAD-8423-09C571AC1F1D}">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nrel_report_template (1).dotx</Template>
  <TotalTime>326</TotalTime>
  <Pages>52</Pages>
  <Words>14798</Words>
  <Characters>84349</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NREL Technical Report Template</vt:lpstr>
    </vt:vector>
  </TitlesOfParts>
  <Company>NREL</Company>
  <LinksUpToDate>false</LinksUpToDate>
  <CharactersWithSpaces>98950</CharactersWithSpaces>
  <SharedDoc>false</SharedDoc>
  <HLinks>
    <vt:vector size="282" baseType="variant">
      <vt:variant>
        <vt:i4>5177348</vt:i4>
      </vt:variant>
      <vt:variant>
        <vt:i4>296</vt:i4>
      </vt:variant>
      <vt:variant>
        <vt:i4>0</vt:i4>
      </vt:variant>
      <vt:variant>
        <vt:i4>5</vt:i4>
      </vt:variant>
      <vt:variant>
        <vt:lpwstr>\\snifs1\home$\mrahill\TCO -- Editorial Board -- MP40892\nrel_tech_report_template.doc</vt:lpwstr>
      </vt:variant>
      <vt:variant>
        <vt:lpwstr>_Toc225583170</vt:lpwstr>
      </vt:variant>
      <vt:variant>
        <vt:i4>1376318</vt:i4>
      </vt:variant>
      <vt:variant>
        <vt:i4>290</vt:i4>
      </vt:variant>
      <vt:variant>
        <vt:i4>0</vt:i4>
      </vt:variant>
      <vt:variant>
        <vt:i4>5</vt:i4>
      </vt:variant>
      <vt:variant>
        <vt:lpwstr/>
      </vt:variant>
      <vt:variant>
        <vt:lpwstr>_Toc225583169</vt:lpwstr>
      </vt:variant>
      <vt:variant>
        <vt:i4>1376318</vt:i4>
      </vt:variant>
      <vt:variant>
        <vt:i4>284</vt:i4>
      </vt:variant>
      <vt:variant>
        <vt:i4>0</vt:i4>
      </vt:variant>
      <vt:variant>
        <vt:i4>5</vt:i4>
      </vt:variant>
      <vt:variant>
        <vt:lpwstr/>
      </vt:variant>
      <vt:variant>
        <vt:lpwstr>_Toc225583168</vt:lpwstr>
      </vt:variant>
      <vt:variant>
        <vt:i4>1376318</vt:i4>
      </vt:variant>
      <vt:variant>
        <vt:i4>278</vt:i4>
      </vt:variant>
      <vt:variant>
        <vt:i4>0</vt:i4>
      </vt:variant>
      <vt:variant>
        <vt:i4>5</vt:i4>
      </vt:variant>
      <vt:variant>
        <vt:lpwstr/>
      </vt:variant>
      <vt:variant>
        <vt:lpwstr>_Toc225583167</vt:lpwstr>
      </vt:variant>
      <vt:variant>
        <vt:i4>1376318</vt:i4>
      </vt:variant>
      <vt:variant>
        <vt:i4>272</vt:i4>
      </vt:variant>
      <vt:variant>
        <vt:i4>0</vt:i4>
      </vt:variant>
      <vt:variant>
        <vt:i4>5</vt:i4>
      </vt:variant>
      <vt:variant>
        <vt:lpwstr/>
      </vt:variant>
      <vt:variant>
        <vt:lpwstr>_Toc225583166</vt:lpwstr>
      </vt:variant>
      <vt:variant>
        <vt:i4>1376318</vt:i4>
      </vt:variant>
      <vt:variant>
        <vt:i4>266</vt:i4>
      </vt:variant>
      <vt:variant>
        <vt:i4>0</vt:i4>
      </vt:variant>
      <vt:variant>
        <vt:i4>5</vt:i4>
      </vt:variant>
      <vt:variant>
        <vt:lpwstr/>
      </vt:variant>
      <vt:variant>
        <vt:lpwstr>_Toc225583165</vt:lpwstr>
      </vt:variant>
      <vt:variant>
        <vt:i4>1441854</vt:i4>
      </vt:variant>
      <vt:variant>
        <vt:i4>260</vt:i4>
      </vt:variant>
      <vt:variant>
        <vt:i4>0</vt:i4>
      </vt:variant>
      <vt:variant>
        <vt:i4>5</vt:i4>
      </vt:variant>
      <vt:variant>
        <vt:lpwstr/>
      </vt:variant>
      <vt:variant>
        <vt:lpwstr>_Toc225583159</vt:lpwstr>
      </vt:variant>
      <vt:variant>
        <vt:i4>1441854</vt:i4>
      </vt:variant>
      <vt:variant>
        <vt:i4>254</vt:i4>
      </vt:variant>
      <vt:variant>
        <vt:i4>0</vt:i4>
      </vt:variant>
      <vt:variant>
        <vt:i4>5</vt:i4>
      </vt:variant>
      <vt:variant>
        <vt:lpwstr/>
      </vt:variant>
      <vt:variant>
        <vt:lpwstr>_Toc225583158</vt:lpwstr>
      </vt:variant>
      <vt:variant>
        <vt:i4>1441854</vt:i4>
      </vt:variant>
      <vt:variant>
        <vt:i4>248</vt:i4>
      </vt:variant>
      <vt:variant>
        <vt:i4>0</vt:i4>
      </vt:variant>
      <vt:variant>
        <vt:i4>5</vt:i4>
      </vt:variant>
      <vt:variant>
        <vt:lpwstr/>
      </vt:variant>
      <vt:variant>
        <vt:lpwstr>_Toc225583157</vt:lpwstr>
      </vt:variant>
      <vt:variant>
        <vt:i4>1441854</vt:i4>
      </vt:variant>
      <vt:variant>
        <vt:i4>242</vt:i4>
      </vt:variant>
      <vt:variant>
        <vt:i4>0</vt:i4>
      </vt:variant>
      <vt:variant>
        <vt:i4>5</vt:i4>
      </vt:variant>
      <vt:variant>
        <vt:lpwstr/>
      </vt:variant>
      <vt:variant>
        <vt:lpwstr>_Toc225583156</vt:lpwstr>
      </vt:variant>
      <vt:variant>
        <vt:i4>1441854</vt:i4>
      </vt:variant>
      <vt:variant>
        <vt:i4>236</vt:i4>
      </vt:variant>
      <vt:variant>
        <vt:i4>0</vt:i4>
      </vt:variant>
      <vt:variant>
        <vt:i4>5</vt:i4>
      </vt:variant>
      <vt:variant>
        <vt:lpwstr/>
      </vt:variant>
      <vt:variant>
        <vt:lpwstr>_Toc225583155</vt:lpwstr>
      </vt:variant>
      <vt:variant>
        <vt:i4>1441854</vt:i4>
      </vt:variant>
      <vt:variant>
        <vt:i4>230</vt:i4>
      </vt:variant>
      <vt:variant>
        <vt:i4>0</vt:i4>
      </vt:variant>
      <vt:variant>
        <vt:i4>5</vt:i4>
      </vt:variant>
      <vt:variant>
        <vt:lpwstr/>
      </vt:variant>
      <vt:variant>
        <vt:lpwstr>_Toc225583154</vt:lpwstr>
      </vt:variant>
      <vt:variant>
        <vt:i4>1441854</vt:i4>
      </vt:variant>
      <vt:variant>
        <vt:i4>224</vt:i4>
      </vt:variant>
      <vt:variant>
        <vt:i4>0</vt:i4>
      </vt:variant>
      <vt:variant>
        <vt:i4>5</vt:i4>
      </vt:variant>
      <vt:variant>
        <vt:lpwstr/>
      </vt:variant>
      <vt:variant>
        <vt:lpwstr>_Toc225583153</vt:lpwstr>
      </vt:variant>
      <vt:variant>
        <vt:i4>1441854</vt:i4>
      </vt:variant>
      <vt:variant>
        <vt:i4>218</vt:i4>
      </vt:variant>
      <vt:variant>
        <vt:i4>0</vt:i4>
      </vt:variant>
      <vt:variant>
        <vt:i4>5</vt:i4>
      </vt:variant>
      <vt:variant>
        <vt:lpwstr/>
      </vt:variant>
      <vt:variant>
        <vt:lpwstr>_Toc225583152</vt:lpwstr>
      </vt:variant>
      <vt:variant>
        <vt:i4>1441854</vt:i4>
      </vt:variant>
      <vt:variant>
        <vt:i4>212</vt:i4>
      </vt:variant>
      <vt:variant>
        <vt:i4>0</vt:i4>
      </vt:variant>
      <vt:variant>
        <vt:i4>5</vt:i4>
      </vt:variant>
      <vt:variant>
        <vt:lpwstr/>
      </vt:variant>
      <vt:variant>
        <vt:lpwstr>_Toc225583151</vt:lpwstr>
      </vt:variant>
      <vt:variant>
        <vt:i4>4980740</vt:i4>
      </vt:variant>
      <vt:variant>
        <vt:i4>206</vt:i4>
      </vt:variant>
      <vt:variant>
        <vt:i4>0</vt:i4>
      </vt:variant>
      <vt:variant>
        <vt:i4>5</vt:i4>
      </vt:variant>
      <vt:variant>
        <vt:lpwstr>\\snifs1\home$\mrahill\TCO -- Editorial Board -- MP40892\nrel_tech_report_template.doc</vt:lpwstr>
      </vt:variant>
      <vt:variant>
        <vt:lpwstr>_Toc225583146</vt:lpwstr>
      </vt:variant>
      <vt:variant>
        <vt:i4>1507390</vt:i4>
      </vt:variant>
      <vt:variant>
        <vt:i4>200</vt:i4>
      </vt:variant>
      <vt:variant>
        <vt:i4>0</vt:i4>
      </vt:variant>
      <vt:variant>
        <vt:i4>5</vt:i4>
      </vt:variant>
      <vt:variant>
        <vt:lpwstr/>
      </vt:variant>
      <vt:variant>
        <vt:lpwstr>_Toc225583145</vt:lpwstr>
      </vt:variant>
      <vt:variant>
        <vt:i4>1507390</vt:i4>
      </vt:variant>
      <vt:variant>
        <vt:i4>194</vt:i4>
      </vt:variant>
      <vt:variant>
        <vt:i4>0</vt:i4>
      </vt:variant>
      <vt:variant>
        <vt:i4>5</vt:i4>
      </vt:variant>
      <vt:variant>
        <vt:lpwstr/>
      </vt:variant>
      <vt:variant>
        <vt:lpwstr>_Toc225583144</vt:lpwstr>
      </vt:variant>
      <vt:variant>
        <vt:i4>1507390</vt:i4>
      </vt:variant>
      <vt:variant>
        <vt:i4>188</vt:i4>
      </vt:variant>
      <vt:variant>
        <vt:i4>0</vt:i4>
      </vt:variant>
      <vt:variant>
        <vt:i4>5</vt:i4>
      </vt:variant>
      <vt:variant>
        <vt:lpwstr/>
      </vt:variant>
      <vt:variant>
        <vt:lpwstr>_Toc225583143</vt:lpwstr>
      </vt:variant>
      <vt:variant>
        <vt:i4>1507390</vt:i4>
      </vt:variant>
      <vt:variant>
        <vt:i4>182</vt:i4>
      </vt:variant>
      <vt:variant>
        <vt:i4>0</vt:i4>
      </vt:variant>
      <vt:variant>
        <vt:i4>5</vt:i4>
      </vt:variant>
      <vt:variant>
        <vt:lpwstr/>
      </vt:variant>
      <vt:variant>
        <vt:lpwstr>_Toc225583142</vt:lpwstr>
      </vt:variant>
      <vt:variant>
        <vt:i4>1507390</vt:i4>
      </vt:variant>
      <vt:variant>
        <vt:i4>176</vt:i4>
      </vt:variant>
      <vt:variant>
        <vt:i4>0</vt:i4>
      </vt:variant>
      <vt:variant>
        <vt:i4>5</vt:i4>
      </vt:variant>
      <vt:variant>
        <vt:lpwstr/>
      </vt:variant>
      <vt:variant>
        <vt:lpwstr>_Toc225583141</vt:lpwstr>
      </vt:variant>
      <vt:variant>
        <vt:i4>1507390</vt:i4>
      </vt:variant>
      <vt:variant>
        <vt:i4>170</vt:i4>
      </vt:variant>
      <vt:variant>
        <vt:i4>0</vt:i4>
      </vt:variant>
      <vt:variant>
        <vt:i4>5</vt:i4>
      </vt:variant>
      <vt:variant>
        <vt:lpwstr/>
      </vt:variant>
      <vt:variant>
        <vt:lpwstr>_Toc225583140</vt:lpwstr>
      </vt:variant>
      <vt:variant>
        <vt:i4>1048638</vt:i4>
      </vt:variant>
      <vt:variant>
        <vt:i4>164</vt:i4>
      </vt:variant>
      <vt:variant>
        <vt:i4>0</vt:i4>
      </vt:variant>
      <vt:variant>
        <vt:i4>5</vt:i4>
      </vt:variant>
      <vt:variant>
        <vt:lpwstr/>
      </vt:variant>
      <vt:variant>
        <vt:lpwstr>_Toc225583138</vt:lpwstr>
      </vt:variant>
      <vt:variant>
        <vt:i4>1048638</vt:i4>
      </vt:variant>
      <vt:variant>
        <vt:i4>158</vt:i4>
      </vt:variant>
      <vt:variant>
        <vt:i4>0</vt:i4>
      </vt:variant>
      <vt:variant>
        <vt:i4>5</vt:i4>
      </vt:variant>
      <vt:variant>
        <vt:lpwstr/>
      </vt:variant>
      <vt:variant>
        <vt:lpwstr>_Toc225583137</vt:lpwstr>
      </vt:variant>
      <vt:variant>
        <vt:i4>1048638</vt:i4>
      </vt:variant>
      <vt:variant>
        <vt:i4>152</vt:i4>
      </vt:variant>
      <vt:variant>
        <vt:i4>0</vt:i4>
      </vt:variant>
      <vt:variant>
        <vt:i4>5</vt:i4>
      </vt:variant>
      <vt:variant>
        <vt:lpwstr/>
      </vt:variant>
      <vt:variant>
        <vt:lpwstr>_Toc225583134</vt:lpwstr>
      </vt:variant>
      <vt:variant>
        <vt:i4>1769525</vt:i4>
      </vt:variant>
      <vt:variant>
        <vt:i4>128</vt:i4>
      </vt:variant>
      <vt:variant>
        <vt:i4>0</vt:i4>
      </vt:variant>
      <vt:variant>
        <vt:i4>5</vt:i4>
      </vt:variant>
      <vt:variant>
        <vt:lpwstr/>
      </vt:variant>
      <vt:variant>
        <vt:lpwstr>_Toc291052371</vt:lpwstr>
      </vt:variant>
      <vt:variant>
        <vt:i4>1769525</vt:i4>
      </vt:variant>
      <vt:variant>
        <vt:i4>122</vt:i4>
      </vt:variant>
      <vt:variant>
        <vt:i4>0</vt:i4>
      </vt:variant>
      <vt:variant>
        <vt:i4>5</vt:i4>
      </vt:variant>
      <vt:variant>
        <vt:lpwstr/>
      </vt:variant>
      <vt:variant>
        <vt:lpwstr>_Toc291052370</vt:lpwstr>
      </vt:variant>
      <vt:variant>
        <vt:i4>1703989</vt:i4>
      </vt:variant>
      <vt:variant>
        <vt:i4>116</vt:i4>
      </vt:variant>
      <vt:variant>
        <vt:i4>0</vt:i4>
      </vt:variant>
      <vt:variant>
        <vt:i4>5</vt:i4>
      </vt:variant>
      <vt:variant>
        <vt:lpwstr/>
      </vt:variant>
      <vt:variant>
        <vt:lpwstr>_Toc291052369</vt:lpwstr>
      </vt:variant>
      <vt:variant>
        <vt:i4>1310773</vt:i4>
      </vt:variant>
      <vt:variant>
        <vt:i4>107</vt:i4>
      </vt:variant>
      <vt:variant>
        <vt:i4>0</vt:i4>
      </vt:variant>
      <vt:variant>
        <vt:i4>5</vt:i4>
      </vt:variant>
      <vt:variant>
        <vt:lpwstr/>
      </vt:variant>
      <vt:variant>
        <vt:lpwstr>_Toc291052380</vt:lpwstr>
      </vt:variant>
      <vt:variant>
        <vt:i4>1769525</vt:i4>
      </vt:variant>
      <vt:variant>
        <vt:i4>101</vt:i4>
      </vt:variant>
      <vt:variant>
        <vt:i4>0</vt:i4>
      </vt:variant>
      <vt:variant>
        <vt:i4>5</vt:i4>
      </vt:variant>
      <vt:variant>
        <vt:lpwstr/>
      </vt:variant>
      <vt:variant>
        <vt:lpwstr>_Toc291052379</vt:lpwstr>
      </vt:variant>
      <vt:variant>
        <vt:i4>1376309</vt:i4>
      </vt:variant>
      <vt:variant>
        <vt:i4>92</vt:i4>
      </vt:variant>
      <vt:variant>
        <vt:i4>0</vt:i4>
      </vt:variant>
      <vt:variant>
        <vt:i4>5</vt:i4>
      </vt:variant>
      <vt:variant>
        <vt:lpwstr/>
      </vt:variant>
      <vt:variant>
        <vt:lpwstr>_Toc291052398</vt:lpwstr>
      </vt:variant>
      <vt:variant>
        <vt:i4>1376309</vt:i4>
      </vt:variant>
      <vt:variant>
        <vt:i4>86</vt:i4>
      </vt:variant>
      <vt:variant>
        <vt:i4>0</vt:i4>
      </vt:variant>
      <vt:variant>
        <vt:i4>5</vt:i4>
      </vt:variant>
      <vt:variant>
        <vt:lpwstr/>
      </vt:variant>
      <vt:variant>
        <vt:lpwstr>_Toc291052397</vt:lpwstr>
      </vt:variant>
      <vt:variant>
        <vt:i4>1376309</vt:i4>
      </vt:variant>
      <vt:variant>
        <vt:i4>80</vt:i4>
      </vt:variant>
      <vt:variant>
        <vt:i4>0</vt:i4>
      </vt:variant>
      <vt:variant>
        <vt:i4>5</vt:i4>
      </vt:variant>
      <vt:variant>
        <vt:lpwstr/>
      </vt:variant>
      <vt:variant>
        <vt:lpwstr>_Toc291052396</vt:lpwstr>
      </vt:variant>
      <vt:variant>
        <vt:i4>1376309</vt:i4>
      </vt:variant>
      <vt:variant>
        <vt:i4>74</vt:i4>
      </vt:variant>
      <vt:variant>
        <vt:i4>0</vt:i4>
      </vt:variant>
      <vt:variant>
        <vt:i4>5</vt:i4>
      </vt:variant>
      <vt:variant>
        <vt:lpwstr/>
      </vt:variant>
      <vt:variant>
        <vt:lpwstr>_Toc291052395</vt:lpwstr>
      </vt:variant>
      <vt:variant>
        <vt:i4>1376309</vt:i4>
      </vt:variant>
      <vt:variant>
        <vt:i4>68</vt:i4>
      </vt:variant>
      <vt:variant>
        <vt:i4>0</vt:i4>
      </vt:variant>
      <vt:variant>
        <vt:i4>5</vt:i4>
      </vt:variant>
      <vt:variant>
        <vt:lpwstr/>
      </vt:variant>
      <vt:variant>
        <vt:lpwstr>_Toc291052394</vt:lpwstr>
      </vt:variant>
      <vt:variant>
        <vt:i4>1376309</vt:i4>
      </vt:variant>
      <vt:variant>
        <vt:i4>62</vt:i4>
      </vt:variant>
      <vt:variant>
        <vt:i4>0</vt:i4>
      </vt:variant>
      <vt:variant>
        <vt:i4>5</vt:i4>
      </vt:variant>
      <vt:variant>
        <vt:lpwstr/>
      </vt:variant>
      <vt:variant>
        <vt:lpwstr>_Toc291052393</vt:lpwstr>
      </vt:variant>
      <vt:variant>
        <vt:i4>1376309</vt:i4>
      </vt:variant>
      <vt:variant>
        <vt:i4>56</vt:i4>
      </vt:variant>
      <vt:variant>
        <vt:i4>0</vt:i4>
      </vt:variant>
      <vt:variant>
        <vt:i4>5</vt:i4>
      </vt:variant>
      <vt:variant>
        <vt:lpwstr/>
      </vt:variant>
      <vt:variant>
        <vt:lpwstr>_Toc291052392</vt:lpwstr>
      </vt:variant>
      <vt:variant>
        <vt:i4>1376309</vt:i4>
      </vt:variant>
      <vt:variant>
        <vt:i4>50</vt:i4>
      </vt:variant>
      <vt:variant>
        <vt:i4>0</vt:i4>
      </vt:variant>
      <vt:variant>
        <vt:i4>5</vt:i4>
      </vt:variant>
      <vt:variant>
        <vt:lpwstr/>
      </vt:variant>
      <vt:variant>
        <vt:lpwstr>_Toc291052391</vt:lpwstr>
      </vt:variant>
      <vt:variant>
        <vt:i4>1376309</vt:i4>
      </vt:variant>
      <vt:variant>
        <vt:i4>44</vt:i4>
      </vt:variant>
      <vt:variant>
        <vt:i4>0</vt:i4>
      </vt:variant>
      <vt:variant>
        <vt:i4>5</vt:i4>
      </vt:variant>
      <vt:variant>
        <vt:lpwstr/>
      </vt:variant>
      <vt:variant>
        <vt:lpwstr>_Toc291052390</vt:lpwstr>
      </vt:variant>
      <vt:variant>
        <vt:i4>1310773</vt:i4>
      </vt:variant>
      <vt:variant>
        <vt:i4>38</vt:i4>
      </vt:variant>
      <vt:variant>
        <vt:i4>0</vt:i4>
      </vt:variant>
      <vt:variant>
        <vt:i4>5</vt:i4>
      </vt:variant>
      <vt:variant>
        <vt:lpwstr/>
      </vt:variant>
      <vt:variant>
        <vt:lpwstr>_Toc291052389</vt:lpwstr>
      </vt:variant>
      <vt:variant>
        <vt:i4>1310773</vt:i4>
      </vt:variant>
      <vt:variant>
        <vt:i4>32</vt:i4>
      </vt:variant>
      <vt:variant>
        <vt:i4>0</vt:i4>
      </vt:variant>
      <vt:variant>
        <vt:i4>5</vt:i4>
      </vt:variant>
      <vt:variant>
        <vt:lpwstr/>
      </vt:variant>
      <vt:variant>
        <vt:lpwstr>_Toc291052388</vt:lpwstr>
      </vt:variant>
      <vt:variant>
        <vt:i4>1310773</vt:i4>
      </vt:variant>
      <vt:variant>
        <vt:i4>26</vt:i4>
      </vt:variant>
      <vt:variant>
        <vt:i4>0</vt:i4>
      </vt:variant>
      <vt:variant>
        <vt:i4>5</vt:i4>
      </vt:variant>
      <vt:variant>
        <vt:lpwstr/>
      </vt:variant>
      <vt:variant>
        <vt:lpwstr>_Toc291052387</vt:lpwstr>
      </vt:variant>
      <vt:variant>
        <vt:i4>1310773</vt:i4>
      </vt:variant>
      <vt:variant>
        <vt:i4>20</vt:i4>
      </vt:variant>
      <vt:variant>
        <vt:i4>0</vt:i4>
      </vt:variant>
      <vt:variant>
        <vt:i4>5</vt:i4>
      </vt:variant>
      <vt:variant>
        <vt:lpwstr/>
      </vt:variant>
      <vt:variant>
        <vt:lpwstr>_Toc291052386</vt:lpwstr>
      </vt:variant>
      <vt:variant>
        <vt:i4>1310773</vt:i4>
      </vt:variant>
      <vt:variant>
        <vt:i4>14</vt:i4>
      </vt:variant>
      <vt:variant>
        <vt:i4>0</vt:i4>
      </vt:variant>
      <vt:variant>
        <vt:i4>5</vt:i4>
      </vt:variant>
      <vt:variant>
        <vt:lpwstr/>
      </vt:variant>
      <vt:variant>
        <vt:lpwstr>_Toc291052385</vt:lpwstr>
      </vt:variant>
      <vt:variant>
        <vt:i4>1310773</vt:i4>
      </vt:variant>
      <vt:variant>
        <vt:i4>8</vt:i4>
      </vt:variant>
      <vt:variant>
        <vt:i4>0</vt:i4>
      </vt:variant>
      <vt:variant>
        <vt:i4>5</vt:i4>
      </vt:variant>
      <vt:variant>
        <vt:lpwstr/>
      </vt:variant>
      <vt:variant>
        <vt:lpwstr>_Toc291052384</vt:lpwstr>
      </vt:variant>
      <vt:variant>
        <vt:i4>1310773</vt:i4>
      </vt:variant>
      <vt:variant>
        <vt:i4>2</vt:i4>
      </vt:variant>
      <vt:variant>
        <vt:i4>0</vt:i4>
      </vt:variant>
      <vt:variant>
        <vt:i4>5</vt:i4>
      </vt:variant>
      <vt:variant>
        <vt:lpwstr/>
      </vt:variant>
      <vt:variant>
        <vt:lpwstr>_Toc291052383</vt:lpwstr>
      </vt:variant>
      <vt:variant>
        <vt:i4>8192066</vt:i4>
      </vt:variant>
      <vt:variant>
        <vt:i4>0</vt:i4>
      </vt:variant>
      <vt:variant>
        <vt:i4>0</vt:i4>
      </vt:variant>
      <vt:variant>
        <vt:i4>5</vt:i4>
      </vt:variant>
      <vt:variant>
        <vt:lpwstr>http://thesource.nrel.gov/communications/styleguide_fulltext.html</vt:lpwstr>
      </vt:variant>
      <vt:variant>
        <vt:lpwstr>footnotes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NREL Technical Report Template</dc:title>
  <dc:subject>The National Renewable Energy Laboratory's report template helps authors and editors write and format technical and subcontract reports.</dc:subject>
  <dc:creator>Brauch, Joe</dc:creator>
  <cp:lastModifiedBy>Brauch, Joe</cp:lastModifiedBy>
  <cp:revision>105</cp:revision>
  <cp:lastPrinted>2009-03-23T21:53:00Z</cp:lastPrinted>
  <dcterms:created xsi:type="dcterms:W3CDTF">2024-10-09T19:37:00Z</dcterms:created>
  <dcterms:modified xsi:type="dcterms:W3CDTF">2025-01-31T17:26:00Z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0x0101002A753C0138DF7844A934089D77451537</vt:lpwstr>
  </property>
</Properties>
</file>